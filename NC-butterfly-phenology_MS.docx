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A62C9" w14:textId="3DB678E8" w:rsidR="000F704D" w:rsidRPr="00F75730" w:rsidRDefault="000F704D">
      <w:pPr>
        <w:rPr>
          <w:rFonts w:ascii="Times New Roman" w:hAnsi="Times New Roman" w:cs="Times New Roman"/>
          <w:sz w:val="24"/>
          <w:szCs w:val="24"/>
          <w:u w:val="single"/>
        </w:rPr>
      </w:pPr>
      <w:r w:rsidRPr="00F75730">
        <w:rPr>
          <w:rFonts w:ascii="Times New Roman" w:hAnsi="Times New Roman" w:cs="Times New Roman"/>
          <w:sz w:val="24"/>
          <w:szCs w:val="24"/>
          <w:u w:val="single"/>
        </w:rPr>
        <w:t>Abstract</w:t>
      </w:r>
    </w:p>
    <w:p w14:paraId="45579659" w14:textId="1EF9BB7B" w:rsidR="0097426E" w:rsidRDefault="0097426E" w:rsidP="0097426E">
      <w:pPr>
        <w:pStyle w:val="NormalWeb"/>
        <w:spacing w:before="0" w:beforeAutospacing="0" w:after="0" w:afterAutospacing="0" w:line="480" w:lineRule="auto"/>
        <w:rPr>
          <w:color w:val="000000"/>
        </w:rPr>
      </w:pPr>
      <w:r>
        <w:rPr>
          <w:color w:val="000000"/>
        </w:rPr>
        <w:t xml:space="preserve">Recent trends show that species are undergoing a widespread shift in the timing of life history events in accordance with climate change. Butterflies typify this effect because they are ectothermic and therefore sensitive to changes in temperature. Multiple studies </w:t>
      </w:r>
      <w:r w:rsidR="00F75730">
        <w:rPr>
          <w:color w:val="000000"/>
        </w:rPr>
        <w:t>have examined the relationship between</w:t>
      </w:r>
      <w:r>
        <w:rPr>
          <w:color w:val="000000"/>
        </w:rPr>
        <w:t xml:space="preserve"> spring appearance dates in butterflies </w:t>
      </w:r>
      <w:r w:rsidR="00F75730">
        <w:rPr>
          <w:color w:val="000000"/>
        </w:rPr>
        <w:t xml:space="preserve">and </w:t>
      </w:r>
      <w:r>
        <w:rPr>
          <w:color w:val="000000"/>
        </w:rPr>
        <w:t>rising temperatures</w:t>
      </w:r>
      <w:r w:rsidR="00F75730">
        <w:rPr>
          <w:color w:val="000000"/>
        </w:rPr>
        <w:t xml:space="preserve">, but </w:t>
      </w:r>
      <w:r w:rsidR="00D33605">
        <w:rPr>
          <w:color w:val="000000"/>
        </w:rPr>
        <w:t>the trends vary widely geographically</w:t>
      </w:r>
      <w:r>
        <w:rPr>
          <w:color w:val="000000"/>
        </w:rPr>
        <w:t>.</w:t>
      </w:r>
      <w:r w:rsidR="00D33605">
        <w:rPr>
          <w:color w:val="000000"/>
        </w:rPr>
        <w:t xml:space="preserve"> The southeast US is one such region where phenological shift in butterflies is not well known.</w:t>
      </w:r>
      <w:r>
        <w:rPr>
          <w:color w:val="000000"/>
        </w:rPr>
        <w:t xml:space="preserve"> In this study, we use an extensive citizen science dataset to examine changes in the flight dates of </w:t>
      </w:r>
      <w:r w:rsidR="00B94D01">
        <w:rPr>
          <w:color w:val="000000"/>
        </w:rPr>
        <w:t>40</w:t>
      </w:r>
      <w:r>
        <w:rPr>
          <w:color w:val="000000"/>
        </w:rPr>
        <w:t xml:space="preserve"> butterfly species in North Carolina between 199</w:t>
      </w:r>
      <w:r w:rsidR="00B94D01">
        <w:rPr>
          <w:color w:val="000000"/>
        </w:rPr>
        <w:t>3</w:t>
      </w:r>
      <w:r>
        <w:rPr>
          <w:color w:val="000000"/>
        </w:rPr>
        <w:t xml:space="preserve"> and 20</w:t>
      </w:r>
      <w:r w:rsidR="00B94D01">
        <w:rPr>
          <w:color w:val="000000"/>
        </w:rPr>
        <w:t>20</w:t>
      </w:r>
      <w:r>
        <w:rPr>
          <w:color w:val="000000"/>
        </w:rPr>
        <w:t xml:space="preserve">. </w:t>
      </w:r>
      <w:r w:rsidR="00D33605">
        <w:rPr>
          <w:color w:val="000000"/>
        </w:rPr>
        <w:t>We also</w:t>
      </w:r>
      <w:r>
        <w:rPr>
          <w:color w:val="000000"/>
        </w:rPr>
        <w:t xml:space="preserve"> explore</w:t>
      </w:r>
      <w:r w:rsidR="00D33605">
        <w:rPr>
          <w:color w:val="000000"/>
        </w:rPr>
        <w:t xml:space="preserve"> whether species-specific traits – voltinism and overwintering stage – play a role in phenological shifts. We found that</w:t>
      </w:r>
      <w:r w:rsidR="00B52056">
        <w:rPr>
          <w:color w:val="000000"/>
        </w:rPr>
        <w:t>... (effect of temp, not year. Effect of voltinism but not overwinter).</w:t>
      </w:r>
      <w:r>
        <w:rPr>
          <w:color w:val="000000"/>
        </w:rPr>
        <w:t xml:space="preserve"> These results point to possible further shifts in butterfly arrival date as temperatures are projected to rise in the southeastern US and the potential for using citizen science data to observe widespread phenological shifts. </w:t>
      </w:r>
    </w:p>
    <w:p w14:paraId="7C888FE2" w14:textId="77777777" w:rsidR="00EB3DC0" w:rsidRPr="00EB3DC0" w:rsidRDefault="00EB3DC0" w:rsidP="00EB3DC0">
      <w:pPr>
        <w:pStyle w:val="NormalWeb"/>
        <w:spacing w:before="0" w:beforeAutospacing="0" w:after="0" w:afterAutospacing="0" w:line="480" w:lineRule="auto"/>
        <w:rPr>
          <w:bCs/>
          <w:color w:val="000000"/>
          <w:u w:val="single"/>
        </w:rPr>
      </w:pPr>
      <w:r w:rsidRPr="00EB3DC0">
        <w:rPr>
          <w:bCs/>
          <w:color w:val="000000"/>
          <w:u w:val="single"/>
        </w:rPr>
        <w:t>Introduction</w:t>
      </w:r>
    </w:p>
    <w:p w14:paraId="1E04BD86" w14:textId="77777777" w:rsidR="00EB3DC0" w:rsidRDefault="00EB3DC0" w:rsidP="00EB3DC0">
      <w:pPr>
        <w:pStyle w:val="NormalWeb"/>
        <w:spacing w:before="0" w:beforeAutospacing="0" w:after="0" w:afterAutospacing="0" w:line="480" w:lineRule="auto"/>
        <w:ind w:firstLine="720"/>
        <w:rPr>
          <w:color w:val="000000"/>
        </w:rPr>
      </w:pPr>
      <w:r>
        <w:rPr>
          <w:color w:val="000000"/>
        </w:rPr>
        <w:t xml:space="preserve">Mounting evidence indicates that species are undergoing significant changes in seasonal timing and distribution on a global scale in response to climatic change (Walther et al. 2002, Parmesan and </w:t>
      </w:r>
      <w:proofErr w:type="spellStart"/>
      <w:r>
        <w:rPr>
          <w:color w:val="000000"/>
        </w:rPr>
        <w:t>Yohe</w:t>
      </w:r>
      <w:proofErr w:type="spellEnd"/>
      <w:r>
        <w:rPr>
          <w:color w:val="000000"/>
        </w:rPr>
        <w:t xml:space="preserve"> 2003). While species can have varied responses to changing temperatures due to variation in physiology and range, distinct patterns have emerged. Firstly, species have generally shifted their ranges both towards the poles and upwards in elevation (Parmesan et al. 1999). Secondly, spring events have advanced, largely occurring earlier over time (Parmesan and </w:t>
      </w:r>
      <w:proofErr w:type="spellStart"/>
      <w:r>
        <w:rPr>
          <w:color w:val="000000"/>
        </w:rPr>
        <w:t>Yohe</w:t>
      </w:r>
      <w:proofErr w:type="spellEnd"/>
      <w:r>
        <w:rPr>
          <w:color w:val="000000"/>
        </w:rPr>
        <w:t xml:space="preserve"> 2003). These patterns have repercussions for individual fitness, community interactions, and the continued persistence of certain species (reviewed in Parmesan 2006, </w:t>
      </w:r>
      <w:proofErr w:type="spellStart"/>
      <w:r w:rsidRPr="00EB0169">
        <w:rPr>
          <w:color w:val="000000"/>
        </w:rPr>
        <w:t>Møller</w:t>
      </w:r>
      <w:proofErr w:type="spellEnd"/>
      <w:r w:rsidRPr="00EB0169">
        <w:rPr>
          <w:color w:val="000000"/>
        </w:rPr>
        <w:t xml:space="preserve"> et al. 2008</w:t>
      </w:r>
      <w:r>
        <w:rPr>
          <w:color w:val="000000"/>
        </w:rPr>
        <w:t xml:space="preserve">). Therefore, as global temperatures rise, it is increasingly crucial to study the consequences of changes in temperature on seasonal timing and biological processes. </w:t>
      </w:r>
    </w:p>
    <w:p w14:paraId="36E7913A" w14:textId="4AFE5EA7" w:rsidR="00EB3DC0" w:rsidRDefault="00EB3DC0" w:rsidP="00EB3DC0">
      <w:pPr>
        <w:pStyle w:val="NormalWeb"/>
        <w:spacing w:before="0" w:beforeAutospacing="0" w:after="0" w:afterAutospacing="0" w:line="480" w:lineRule="auto"/>
        <w:ind w:firstLine="720"/>
        <w:rPr>
          <w:color w:val="000000"/>
        </w:rPr>
      </w:pPr>
      <w:r>
        <w:rPr>
          <w:color w:val="000000"/>
        </w:rPr>
        <w:lastRenderedPageBreak/>
        <w:t>Spring phenology is an informative measure for examining how species respond to changing temperatures and is consequently used in numerous reports of climate change response (IPCC 2007, Parmesan 2007). Butterflies are a useful model organism for studying changes in spring phenology because they have predictable and readily observable life events (Roy et al. 2001). Additionally, butterflies have long been a popular subject for naturalists and hobbyists, which has allowed for the persistence of long</w:t>
      </w:r>
      <w:r w:rsidR="00B52056">
        <w:rPr>
          <w:color w:val="000000"/>
        </w:rPr>
        <w:t>-</w:t>
      </w:r>
      <w:r>
        <w:rPr>
          <w:color w:val="000000"/>
        </w:rPr>
        <w:t xml:space="preserve">term datasets of butterfly observations and museum specimens (Thomas 2005, </w:t>
      </w:r>
      <w:proofErr w:type="spellStart"/>
      <w:r>
        <w:rPr>
          <w:color w:val="000000"/>
        </w:rPr>
        <w:t>Eskildsen</w:t>
      </w:r>
      <w:proofErr w:type="spellEnd"/>
      <w:r>
        <w:rPr>
          <w:color w:val="000000"/>
        </w:rPr>
        <w:t xml:space="preserve"> et al. 2015). As ectotherms, they are also sensitive to changes in temperature (Pollard et al. 1993). As temperatures increase, the date of </w:t>
      </w:r>
      <w:commentRangeStart w:id="0"/>
      <w:r>
        <w:rPr>
          <w:color w:val="000000"/>
        </w:rPr>
        <w:t>spring emergence</w:t>
      </w:r>
      <w:commentRangeEnd w:id="0"/>
      <w:r>
        <w:rPr>
          <w:rStyle w:val="CommentReference"/>
          <w:rFonts w:asciiTheme="minorHAnsi" w:eastAsiaTheme="minorHAnsi" w:hAnsiTheme="minorHAnsi" w:cstheme="minorBidi"/>
        </w:rPr>
        <w:commentReference w:id="0"/>
      </w:r>
      <w:r>
        <w:rPr>
          <w:color w:val="000000"/>
        </w:rPr>
        <w:t xml:space="preserve"> has advanced in many butterfly species, as observed in California (</w:t>
      </w:r>
      <w:proofErr w:type="spellStart"/>
      <w:r>
        <w:rPr>
          <w:color w:val="000000"/>
        </w:rPr>
        <w:t>Forister</w:t>
      </w:r>
      <w:proofErr w:type="spellEnd"/>
      <w:r>
        <w:rPr>
          <w:color w:val="000000"/>
        </w:rPr>
        <w:t xml:space="preserve"> and Shapiro 2003), the Mediterranean Basin (</w:t>
      </w:r>
      <w:proofErr w:type="spellStart"/>
      <w:r>
        <w:rPr>
          <w:color w:val="000000"/>
        </w:rPr>
        <w:t>Stefanescu</w:t>
      </w:r>
      <w:proofErr w:type="spellEnd"/>
      <w:r>
        <w:rPr>
          <w:color w:val="000000"/>
        </w:rPr>
        <w:t xml:space="preserve"> et al. 2003), England (Diamond et al. 2011; Roy and Sparks 2000), and Ohio (Diamond et al. 2014). </w:t>
      </w:r>
    </w:p>
    <w:p w14:paraId="6CBB25D9" w14:textId="55B67A57" w:rsidR="00EB3DC0" w:rsidRPr="00BD5945" w:rsidRDefault="00EB3DC0" w:rsidP="00BD5945">
      <w:pPr>
        <w:pStyle w:val="NormalWeb"/>
        <w:spacing w:before="0" w:beforeAutospacing="0" w:after="0" w:afterAutospacing="0" w:line="480" w:lineRule="auto"/>
        <w:ind w:firstLine="720"/>
      </w:pPr>
      <w:r>
        <w:rPr>
          <w:color w:val="000000"/>
        </w:rPr>
        <w:t>While there have been multiple studies of changes in butterfly spring phenology from around the globe (</w:t>
      </w:r>
      <w:commentRangeStart w:id="1"/>
      <w:r>
        <w:rPr>
          <w:color w:val="000000"/>
        </w:rPr>
        <w:t xml:space="preserve">Roy and Sparks 2000, </w:t>
      </w:r>
      <w:proofErr w:type="spellStart"/>
      <w:r>
        <w:rPr>
          <w:color w:val="000000"/>
        </w:rPr>
        <w:t>Forister</w:t>
      </w:r>
      <w:proofErr w:type="spellEnd"/>
      <w:r>
        <w:rPr>
          <w:color w:val="000000"/>
        </w:rPr>
        <w:t xml:space="preserve"> and Shapiro 2003, </w:t>
      </w:r>
      <w:proofErr w:type="spellStart"/>
      <w:r>
        <w:rPr>
          <w:color w:val="000000"/>
        </w:rPr>
        <w:t>Stefanescu</w:t>
      </w:r>
      <w:proofErr w:type="spellEnd"/>
      <w:r>
        <w:rPr>
          <w:color w:val="000000"/>
        </w:rPr>
        <w:t xml:space="preserve"> et al. 2003, Diamond et al. 2011, Diamond et al. 2014</w:t>
      </w:r>
      <w:commentRangeEnd w:id="1"/>
      <w:r>
        <w:rPr>
          <w:rStyle w:val="CommentReference"/>
          <w:rFonts w:asciiTheme="minorHAnsi" w:eastAsiaTheme="minorHAnsi" w:hAnsiTheme="minorHAnsi" w:cstheme="minorBidi"/>
        </w:rPr>
        <w:commentReference w:id="1"/>
      </w:r>
      <w:r>
        <w:rPr>
          <w:color w:val="000000"/>
        </w:rPr>
        <w:t>), our understanding of this phenomenon in the southeastern United States is unclear. This region is noteworthy because it has not experienced the same clear upwards trend in temperature observed on a global scale</w:t>
      </w:r>
      <w:commentRangeStart w:id="2"/>
      <w:r>
        <w:rPr>
          <w:color w:val="000000"/>
        </w:rPr>
        <w:t>. Rather, the southeastern US experienced a slight cooling trend over the 20</w:t>
      </w:r>
      <w:r w:rsidRPr="002C1FF5">
        <w:rPr>
          <w:color w:val="000000"/>
          <w:vertAlign w:val="superscript"/>
        </w:rPr>
        <w:t>th</w:t>
      </w:r>
      <w:r>
        <w:rPr>
          <w:color w:val="000000"/>
        </w:rPr>
        <w:t xml:space="preserve"> century (</w:t>
      </w:r>
      <w:proofErr w:type="spellStart"/>
      <w:r>
        <w:rPr>
          <w:color w:val="000000"/>
        </w:rPr>
        <w:t>Portmann</w:t>
      </w:r>
      <w:proofErr w:type="spellEnd"/>
      <w:r>
        <w:rPr>
          <w:color w:val="000000"/>
        </w:rPr>
        <w:t xml:space="preserve"> et al. 2009). This designates the southeastern US as a climatically unique region with the potential to shed light on how species interactions may be altered in this region as temperatures are projected to rise (US </w:t>
      </w:r>
      <w:commentRangeEnd w:id="2"/>
      <w:r>
        <w:rPr>
          <w:rStyle w:val="CommentReference"/>
          <w:rFonts w:asciiTheme="minorHAnsi" w:eastAsiaTheme="minorHAnsi" w:hAnsiTheme="minorHAnsi" w:cstheme="minorBidi"/>
        </w:rPr>
        <w:commentReference w:id="2"/>
      </w:r>
      <w:r>
        <w:rPr>
          <w:color w:val="000000"/>
        </w:rPr>
        <w:t xml:space="preserve">Global Change Research Program 2014). </w:t>
      </w:r>
      <w:ins w:id="3" w:author="lhamon21@gmail.com" w:date="2022-06-19T23:01:00Z">
        <w:r w:rsidR="00BD5945" w:rsidRPr="00BD5945">
          <w:t>More discussion on the practicality of looking at year vs. temperature effects when making inferences about phenological change.</w:t>
        </w:r>
      </w:ins>
    </w:p>
    <w:p w14:paraId="56375850" w14:textId="77777777" w:rsidR="00BD5945" w:rsidRPr="00BD5945" w:rsidRDefault="00BD5945" w:rsidP="00BD5945">
      <w:pPr>
        <w:pStyle w:val="NormalWeb"/>
        <w:spacing w:before="0" w:beforeAutospacing="0" w:after="0" w:afterAutospacing="0" w:line="480" w:lineRule="auto"/>
        <w:ind w:firstLine="720"/>
        <w:rPr>
          <w:ins w:id="4" w:author="lhamon21@gmail.com" w:date="2022-06-19T23:02:00Z"/>
          <w:color w:val="FF0000"/>
        </w:rPr>
      </w:pPr>
      <w:ins w:id="5" w:author="lhamon21@gmail.com" w:date="2022-06-19T23:02:00Z">
        <w:r w:rsidRPr="00BD5945">
          <w:rPr>
            <w:color w:val="FF0000"/>
          </w:rPr>
          <w:t>Paragraph about the pros of and cons/potential of using incidental observation databases.</w:t>
        </w:r>
      </w:ins>
    </w:p>
    <w:p w14:paraId="0A6B6CBE" w14:textId="77777777" w:rsidR="00BD5945" w:rsidRDefault="00BD5945" w:rsidP="00A350F8">
      <w:pPr>
        <w:pStyle w:val="NormalWeb"/>
        <w:spacing w:before="0" w:beforeAutospacing="0" w:after="0" w:afterAutospacing="0" w:line="480" w:lineRule="auto"/>
        <w:ind w:firstLine="720"/>
        <w:rPr>
          <w:color w:val="FF0000"/>
        </w:rPr>
      </w:pPr>
    </w:p>
    <w:p w14:paraId="1C49378C" w14:textId="106A8935" w:rsidR="0097426E" w:rsidRDefault="00EB3DC0" w:rsidP="00A350F8">
      <w:pPr>
        <w:pStyle w:val="NormalWeb"/>
        <w:spacing w:before="0" w:beforeAutospacing="0" w:after="0" w:afterAutospacing="0" w:line="480" w:lineRule="auto"/>
        <w:ind w:firstLine="720"/>
        <w:rPr>
          <w:color w:val="000000"/>
        </w:rPr>
      </w:pPr>
      <w:r>
        <w:rPr>
          <w:color w:val="000000"/>
        </w:rPr>
        <w:lastRenderedPageBreak/>
        <w:t xml:space="preserve">In this study, we use a database of butterfly observations collected opportunistically throughout North Carolina by citizen scientists to determine whether butterflies have shifted their spring appearance dates </w:t>
      </w:r>
      <w:r w:rsidR="00A350F8">
        <w:rPr>
          <w:color w:val="000000"/>
        </w:rPr>
        <w:t>between 1993 - 2020</w:t>
      </w:r>
      <w:r>
        <w:rPr>
          <w:color w:val="000000"/>
        </w:rPr>
        <w:t xml:space="preserve"> and whether temperature plays a role in these shifts. </w:t>
      </w:r>
      <w:r w:rsidR="00A350F8">
        <w:rPr>
          <w:color w:val="000000"/>
        </w:rPr>
        <w:t>W</w:t>
      </w:r>
      <w:r>
        <w:rPr>
          <w:color w:val="000000"/>
        </w:rPr>
        <w:t>e also explore how species-specific traits relate to changes in first appearance dates in North Carolina butterflies, focusing on voltinism, overwintering stage, diet breadth, and diet composition. When examining voltinism, we expect</w:t>
      </w:r>
      <w:r w:rsidR="00B52056">
        <w:rPr>
          <w:color w:val="000000"/>
        </w:rPr>
        <w:t>ed</w:t>
      </w:r>
      <w:r>
        <w:rPr>
          <w:color w:val="000000"/>
        </w:rPr>
        <w:t xml:space="preserve"> species with higher voltinism to experience a greater advancement in early flight date </w:t>
      </w:r>
      <w:r w:rsidR="00B52056">
        <w:rPr>
          <w:color w:val="000000"/>
        </w:rPr>
        <w:t xml:space="preserve">in warm years </w:t>
      </w:r>
      <w:r>
        <w:rPr>
          <w:color w:val="000000"/>
        </w:rPr>
        <w:t xml:space="preserve">because </w:t>
      </w:r>
      <w:commentRangeStart w:id="6"/>
      <w:r>
        <w:rPr>
          <w:color w:val="000000"/>
        </w:rPr>
        <w:t>warming has been shown to be associated with an increase in the number of generations per year in butterflies (</w:t>
      </w:r>
      <w:proofErr w:type="spellStart"/>
      <w:r>
        <w:rPr>
          <w:color w:val="000000"/>
        </w:rPr>
        <w:t>Altermatt</w:t>
      </w:r>
      <w:proofErr w:type="spellEnd"/>
      <w:r>
        <w:rPr>
          <w:color w:val="000000"/>
        </w:rPr>
        <w:t xml:space="preserve"> 2010b). We hypothesize </w:t>
      </w:r>
      <w:commentRangeEnd w:id="6"/>
      <w:r>
        <w:rPr>
          <w:rStyle w:val="CommentReference"/>
          <w:rFonts w:asciiTheme="minorHAnsi" w:eastAsiaTheme="minorHAnsi" w:hAnsiTheme="minorHAnsi" w:cstheme="minorBidi"/>
        </w:rPr>
        <w:commentReference w:id="6"/>
      </w:r>
      <w:r>
        <w:rPr>
          <w:color w:val="000000"/>
        </w:rPr>
        <w:t xml:space="preserve">that species which overwinter as adults will experience a greater advance because the adults are more mobile and may more readily respond to temperature changes. </w:t>
      </w:r>
    </w:p>
    <w:p w14:paraId="621E624F" w14:textId="77777777" w:rsidR="00C352E4" w:rsidRPr="00A350F8" w:rsidRDefault="00C352E4" w:rsidP="00A350F8">
      <w:pPr>
        <w:pStyle w:val="NormalWeb"/>
        <w:spacing w:before="0" w:beforeAutospacing="0" w:after="0" w:afterAutospacing="0" w:line="480" w:lineRule="auto"/>
        <w:ind w:firstLine="720"/>
        <w:rPr>
          <w:color w:val="000000"/>
        </w:rPr>
      </w:pPr>
    </w:p>
    <w:p w14:paraId="65F72C26" w14:textId="4D8E0A7D" w:rsidR="001762A3" w:rsidRPr="00A350F8" w:rsidRDefault="001762A3">
      <w:pPr>
        <w:rPr>
          <w:rFonts w:ascii="Times New Roman" w:hAnsi="Times New Roman" w:cs="Times New Roman"/>
          <w:sz w:val="24"/>
          <w:szCs w:val="24"/>
          <w:u w:val="single"/>
        </w:rPr>
      </w:pPr>
      <w:r w:rsidRPr="00A350F8">
        <w:rPr>
          <w:rFonts w:ascii="Times New Roman" w:hAnsi="Times New Roman" w:cs="Times New Roman"/>
          <w:sz w:val="24"/>
          <w:szCs w:val="24"/>
          <w:u w:val="single"/>
        </w:rPr>
        <w:t>Methods</w:t>
      </w:r>
    </w:p>
    <w:p w14:paraId="5CC38D5C" w14:textId="3E28464F" w:rsidR="00F75730" w:rsidRPr="00F75730" w:rsidRDefault="00A350F8" w:rsidP="00F75730">
      <w:pPr>
        <w:rPr>
          <w:rFonts w:ascii="Times New Roman" w:hAnsi="Times New Roman" w:cs="Times New Roman"/>
          <w:i/>
          <w:iCs/>
          <w:sz w:val="24"/>
          <w:szCs w:val="24"/>
        </w:rPr>
      </w:pPr>
      <w:r>
        <w:rPr>
          <w:rFonts w:ascii="Times New Roman" w:hAnsi="Times New Roman" w:cs="Times New Roman"/>
          <w:i/>
          <w:iCs/>
          <w:sz w:val="24"/>
          <w:szCs w:val="24"/>
        </w:rPr>
        <w:t>Study system and d</w:t>
      </w:r>
      <w:r w:rsidR="00F75730" w:rsidRPr="00F75730">
        <w:rPr>
          <w:rFonts w:ascii="Times New Roman" w:hAnsi="Times New Roman" w:cs="Times New Roman"/>
          <w:i/>
          <w:iCs/>
          <w:sz w:val="24"/>
          <w:szCs w:val="24"/>
        </w:rPr>
        <w:t>ataset</w:t>
      </w:r>
    </w:p>
    <w:p w14:paraId="1D577F3A" w14:textId="0E3AA94D" w:rsidR="00305D58" w:rsidRDefault="001762A3" w:rsidP="00BD5945">
      <w:pPr>
        <w:spacing w:line="480" w:lineRule="auto"/>
        <w:rPr>
          <w:rFonts w:ascii="Times New Roman" w:hAnsi="Times New Roman" w:cs="Times New Roman"/>
          <w:color w:val="000000"/>
          <w:sz w:val="24"/>
          <w:szCs w:val="24"/>
          <w:shd w:val="clear" w:color="auto" w:fill="FFFFFF"/>
        </w:rPr>
      </w:pPr>
      <w:r w:rsidRPr="00F75730">
        <w:rPr>
          <w:rFonts w:ascii="Times New Roman" w:hAnsi="Times New Roman" w:cs="Times New Roman"/>
          <w:color w:val="000000"/>
          <w:sz w:val="24"/>
          <w:szCs w:val="24"/>
          <w:shd w:val="clear" w:color="auto" w:fill="FFFFFF"/>
        </w:rPr>
        <w:t xml:space="preserve">We used observational butterfly sighting data from the </w:t>
      </w:r>
      <w:r w:rsidRPr="00F75730">
        <w:rPr>
          <w:rFonts w:ascii="Times New Roman" w:hAnsi="Times New Roman" w:cs="Times New Roman"/>
          <w:i/>
          <w:color w:val="000000"/>
          <w:sz w:val="24"/>
          <w:szCs w:val="24"/>
          <w:shd w:val="clear" w:color="auto" w:fill="FFFFFF"/>
        </w:rPr>
        <w:t>Butterflies of North Carolina</w:t>
      </w:r>
      <w:r w:rsidRPr="00F75730">
        <w:rPr>
          <w:rFonts w:ascii="Times New Roman" w:hAnsi="Times New Roman" w:cs="Times New Roman"/>
          <w:color w:val="000000"/>
          <w:sz w:val="24"/>
          <w:szCs w:val="24"/>
          <w:shd w:val="clear" w:color="auto" w:fill="FFFFFF"/>
        </w:rPr>
        <w:t xml:space="preserve"> (2</w:t>
      </w:r>
      <w:r w:rsidR="00DD0B9A" w:rsidRPr="00F75730">
        <w:rPr>
          <w:rFonts w:ascii="Times New Roman" w:hAnsi="Times New Roman" w:cs="Times New Roman"/>
          <w:color w:val="000000"/>
          <w:sz w:val="24"/>
          <w:szCs w:val="24"/>
          <w:shd w:val="clear" w:color="auto" w:fill="FFFFFF"/>
        </w:rPr>
        <w:t>9</w:t>
      </w:r>
      <w:r w:rsidRPr="00F75730">
        <w:rPr>
          <w:rFonts w:ascii="Times New Roman" w:hAnsi="Times New Roman" w:cs="Times New Roman"/>
          <w:color w:val="000000"/>
          <w:sz w:val="24"/>
          <w:szCs w:val="24"/>
          <w:shd w:val="clear" w:color="auto" w:fill="FFFFFF"/>
          <w:vertAlign w:val="superscript"/>
        </w:rPr>
        <w:t>th</w:t>
      </w:r>
      <w:r w:rsidRPr="00F75730">
        <w:rPr>
          <w:rFonts w:ascii="Times New Roman" w:hAnsi="Times New Roman" w:cs="Times New Roman"/>
          <w:color w:val="000000"/>
          <w:sz w:val="24"/>
          <w:szCs w:val="24"/>
          <w:shd w:val="clear" w:color="auto" w:fill="FFFFFF"/>
        </w:rPr>
        <w:t xml:space="preserve"> Approximation</w:t>
      </w:r>
      <w:r w:rsidR="00BD5945">
        <w:rPr>
          <w:rFonts w:ascii="Times New Roman" w:hAnsi="Times New Roman" w:cs="Times New Roman"/>
          <w:color w:val="000000"/>
          <w:sz w:val="24"/>
          <w:szCs w:val="24"/>
          <w:shd w:val="clear" w:color="auto" w:fill="FFFFFF"/>
        </w:rPr>
        <w:t xml:space="preserve">, </w:t>
      </w:r>
      <w:proofErr w:type="gramStart"/>
      <w:r w:rsidR="008B0F37" w:rsidRPr="00F75730">
        <w:rPr>
          <w:rFonts w:ascii="Times New Roman" w:hAnsi="Times New Roman" w:cs="Times New Roman"/>
          <w:color w:val="000000"/>
          <w:sz w:val="24"/>
          <w:szCs w:val="24"/>
          <w:shd w:val="clear" w:color="auto" w:fill="FFFFFF"/>
        </w:rPr>
        <w:t>LeGrand</w:t>
      </w:r>
      <w:proofErr w:type="gramEnd"/>
      <w:r w:rsidR="008B0F37" w:rsidRPr="00F75730">
        <w:rPr>
          <w:rFonts w:ascii="Times New Roman" w:hAnsi="Times New Roman" w:cs="Times New Roman"/>
          <w:color w:val="000000"/>
          <w:sz w:val="24"/>
          <w:szCs w:val="24"/>
          <w:shd w:val="clear" w:color="auto" w:fill="FFFFFF"/>
        </w:rPr>
        <w:t xml:space="preserve"> and Howard 2021)</w:t>
      </w:r>
      <w:r w:rsidRPr="00F75730">
        <w:rPr>
          <w:rFonts w:ascii="Times New Roman" w:hAnsi="Times New Roman" w:cs="Times New Roman"/>
          <w:color w:val="000000"/>
          <w:sz w:val="24"/>
          <w:szCs w:val="24"/>
          <w:shd w:val="clear" w:color="auto" w:fill="FFFFFF"/>
        </w:rPr>
        <w:t xml:space="preserve">. The database was first created in 1993 and covers North Carolina’s 177 known butterfly species. It is updated yearly </w:t>
      </w:r>
      <w:r w:rsidR="008B0F37" w:rsidRPr="00F75730">
        <w:rPr>
          <w:rFonts w:ascii="Times New Roman" w:hAnsi="Times New Roman" w:cs="Times New Roman"/>
          <w:color w:val="000000"/>
          <w:sz w:val="24"/>
          <w:szCs w:val="24"/>
          <w:shd w:val="clear" w:color="auto" w:fill="FFFFFF"/>
        </w:rPr>
        <w:t>and included</w:t>
      </w:r>
      <w:r w:rsidRPr="00F75730">
        <w:rPr>
          <w:rFonts w:ascii="Times New Roman" w:hAnsi="Times New Roman" w:cs="Times New Roman"/>
          <w:color w:val="000000"/>
          <w:sz w:val="24"/>
          <w:szCs w:val="24"/>
          <w:shd w:val="clear" w:color="auto" w:fill="FFFFFF"/>
        </w:rPr>
        <w:t xml:space="preserve"> </w:t>
      </w:r>
      <w:r w:rsidR="008B0F37" w:rsidRPr="00F75730">
        <w:rPr>
          <w:rFonts w:ascii="Times New Roman" w:hAnsi="Times New Roman" w:cs="Times New Roman"/>
          <w:color w:val="000000"/>
          <w:sz w:val="24"/>
          <w:szCs w:val="24"/>
          <w:shd w:val="clear" w:color="auto" w:fill="FFFFFF"/>
        </w:rPr>
        <w:t>232,779</w:t>
      </w:r>
      <w:r w:rsidRPr="00F75730">
        <w:rPr>
          <w:rFonts w:ascii="Times New Roman" w:hAnsi="Times New Roman" w:cs="Times New Roman"/>
          <w:color w:val="000000"/>
          <w:sz w:val="24"/>
          <w:szCs w:val="24"/>
          <w:shd w:val="clear" w:color="auto" w:fill="FFFFFF"/>
        </w:rPr>
        <w:t xml:space="preserve"> records from </w:t>
      </w:r>
      <w:r w:rsidR="008B0F37" w:rsidRPr="00F75730">
        <w:rPr>
          <w:rFonts w:ascii="Times New Roman" w:hAnsi="Times New Roman" w:cs="Times New Roman"/>
          <w:color w:val="000000"/>
          <w:sz w:val="24"/>
          <w:szCs w:val="24"/>
          <w:shd w:val="clear" w:color="auto" w:fill="FFFFFF"/>
        </w:rPr>
        <w:t>1899</w:t>
      </w:r>
      <w:r w:rsidRPr="00F75730">
        <w:rPr>
          <w:rFonts w:ascii="Times New Roman" w:hAnsi="Times New Roman" w:cs="Times New Roman"/>
          <w:color w:val="000000"/>
          <w:sz w:val="24"/>
          <w:szCs w:val="24"/>
          <w:shd w:val="clear" w:color="auto" w:fill="FFFFFF"/>
        </w:rPr>
        <w:t xml:space="preserve"> to 20</w:t>
      </w:r>
      <w:r w:rsidR="008B0F37" w:rsidRPr="00F75730">
        <w:rPr>
          <w:rFonts w:ascii="Times New Roman" w:hAnsi="Times New Roman" w:cs="Times New Roman"/>
          <w:color w:val="000000"/>
          <w:sz w:val="24"/>
          <w:szCs w:val="24"/>
          <w:shd w:val="clear" w:color="auto" w:fill="FFFFFF"/>
        </w:rPr>
        <w:t>20</w:t>
      </w:r>
      <w:r w:rsidRPr="00F75730">
        <w:rPr>
          <w:rFonts w:ascii="Times New Roman" w:hAnsi="Times New Roman" w:cs="Times New Roman"/>
          <w:color w:val="000000"/>
          <w:sz w:val="24"/>
          <w:szCs w:val="24"/>
          <w:shd w:val="clear" w:color="auto" w:fill="FFFFFF"/>
        </w:rPr>
        <w:t>.</w:t>
      </w:r>
      <w:r w:rsidRPr="00F75730">
        <w:rPr>
          <w:rFonts w:ascii="Times New Roman" w:hAnsi="Times New Roman" w:cs="Times New Roman"/>
          <w:color w:val="1F497D"/>
          <w:sz w:val="24"/>
          <w:szCs w:val="24"/>
          <w:shd w:val="clear" w:color="auto" w:fill="FFFFFF"/>
        </w:rPr>
        <w:t xml:space="preserve"> </w:t>
      </w:r>
      <w:r w:rsidRPr="00F75730">
        <w:rPr>
          <w:rFonts w:ascii="Times New Roman" w:hAnsi="Times New Roman" w:cs="Times New Roman"/>
          <w:sz w:val="24"/>
          <w:szCs w:val="24"/>
          <w:shd w:val="clear" w:color="auto" w:fill="FFFFFF"/>
        </w:rPr>
        <w:t>The data</w:t>
      </w:r>
      <w:r w:rsidRPr="00F75730">
        <w:rPr>
          <w:rFonts w:ascii="Times New Roman" w:hAnsi="Times New Roman" w:cs="Times New Roman"/>
          <w:color w:val="000000"/>
          <w:sz w:val="24"/>
          <w:szCs w:val="24"/>
          <w:shd w:val="clear" w:color="auto" w:fill="FFFFFF"/>
        </w:rPr>
        <w:t xml:space="preserve"> is collected opportunistically, </w:t>
      </w:r>
      <w:r w:rsidR="00F75730" w:rsidRPr="00F75730">
        <w:rPr>
          <w:rFonts w:ascii="Times New Roman" w:hAnsi="Times New Roman" w:cs="Times New Roman"/>
          <w:color w:val="000000"/>
          <w:sz w:val="24"/>
          <w:szCs w:val="24"/>
          <w:shd w:val="clear" w:color="auto" w:fill="FFFFFF"/>
        </w:rPr>
        <w:t>wherein participants</w:t>
      </w:r>
      <w:r w:rsidRPr="00F75730">
        <w:rPr>
          <w:rFonts w:ascii="Times New Roman" w:hAnsi="Times New Roman" w:cs="Times New Roman"/>
          <w:color w:val="000000"/>
          <w:sz w:val="24"/>
          <w:szCs w:val="24"/>
          <w:shd w:val="clear" w:color="auto" w:fill="FFFFFF"/>
        </w:rPr>
        <w:t xml:space="preserve"> may submit sightings from any time or location. It covers all North Carolina counties</w:t>
      </w:r>
      <w:r w:rsidR="008B0F37" w:rsidRPr="00F75730">
        <w:rPr>
          <w:rFonts w:ascii="Times New Roman" w:hAnsi="Times New Roman" w:cs="Times New Roman"/>
          <w:color w:val="000000"/>
          <w:sz w:val="24"/>
          <w:szCs w:val="24"/>
          <w:shd w:val="clear" w:color="auto" w:fill="FFFFFF"/>
        </w:rPr>
        <w:t xml:space="preserve">. </w:t>
      </w:r>
      <w:r w:rsidRPr="00F75730">
        <w:rPr>
          <w:rFonts w:ascii="Times New Roman" w:hAnsi="Times New Roman" w:cs="Times New Roman"/>
          <w:color w:val="000000"/>
          <w:sz w:val="24"/>
          <w:szCs w:val="24"/>
          <w:shd w:val="clear" w:color="auto" w:fill="FFFFFF"/>
        </w:rPr>
        <w:t xml:space="preserve">Each entry lists the common name, date, observer name, number of individual butterflies observed, and the county of sighting. </w:t>
      </w:r>
    </w:p>
    <w:p w14:paraId="70BAA07E" w14:textId="4B4B215C" w:rsidR="00DD0B9A" w:rsidRPr="00BD5945" w:rsidRDefault="008B0F37" w:rsidP="00BD5945">
      <w:pPr>
        <w:spacing w:line="480" w:lineRule="auto"/>
        <w:rPr>
          <w:rFonts w:ascii="Times New Roman" w:hAnsi="Times New Roman" w:cs="Times New Roman"/>
          <w:color w:val="000000"/>
          <w:sz w:val="24"/>
          <w:szCs w:val="24"/>
          <w:shd w:val="clear" w:color="auto" w:fill="FFFFFF"/>
        </w:rPr>
      </w:pPr>
      <w:r w:rsidRPr="00F75730">
        <w:rPr>
          <w:rFonts w:ascii="Times New Roman" w:hAnsi="Times New Roman" w:cs="Times New Roman"/>
          <w:color w:val="000000"/>
          <w:sz w:val="24"/>
          <w:szCs w:val="24"/>
          <w:shd w:val="clear" w:color="auto" w:fill="FFFFFF"/>
        </w:rPr>
        <w:t>We selected observations</w:t>
      </w:r>
      <w:r w:rsidR="00737ECC">
        <w:rPr>
          <w:rFonts w:ascii="Times New Roman" w:hAnsi="Times New Roman" w:cs="Times New Roman"/>
          <w:color w:val="000000"/>
          <w:sz w:val="24"/>
          <w:szCs w:val="24"/>
          <w:shd w:val="clear" w:color="auto" w:fill="FFFFFF"/>
        </w:rPr>
        <w:t xml:space="preserve"> from the NC Triangle region, which comprises Durham, Orange, and Wake Counties. These counties had the highest number of records and occur in the Piedmont ecoregion. </w:t>
      </w:r>
      <w:r w:rsidR="00FC6CF0">
        <w:rPr>
          <w:rFonts w:ascii="Times New Roman" w:hAnsi="Times New Roman" w:cs="Times New Roman"/>
          <w:color w:val="000000"/>
          <w:sz w:val="24"/>
          <w:szCs w:val="24"/>
          <w:shd w:val="clear" w:color="auto" w:fill="FFFFFF"/>
        </w:rPr>
        <w:t>We also selected records</w:t>
      </w:r>
      <w:r w:rsidR="001762A3" w:rsidRPr="00F75730">
        <w:rPr>
          <w:rFonts w:ascii="Times New Roman" w:hAnsi="Times New Roman" w:cs="Times New Roman"/>
          <w:color w:val="000000"/>
          <w:sz w:val="24"/>
          <w:szCs w:val="24"/>
          <w:shd w:val="clear" w:color="auto" w:fill="FFFFFF"/>
        </w:rPr>
        <w:t xml:space="preserve"> collected </w:t>
      </w:r>
      <w:r w:rsidR="00FC6CF0">
        <w:rPr>
          <w:rFonts w:ascii="Times New Roman" w:hAnsi="Times New Roman" w:cs="Times New Roman"/>
          <w:color w:val="000000"/>
          <w:sz w:val="24"/>
          <w:szCs w:val="24"/>
          <w:shd w:val="clear" w:color="auto" w:fill="FFFFFF"/>
        </w:rPr>
        <w:t>between</w:t>
      </w:r>
      <w:r w:rsidR="001762A3" w:rsidRPr="00F75730">
        <w:rPr>
          <w:rFonts w:ascii="Times New Roman" w:hAnsi="Times New Roman" w:cs="Times New Roman"/>
          <w:color w:val="000000"/>
          <w:sz w:val="24"/>
          <w:szCs w:val="24"/>
          <w:shd w:val="clear" w:color="auto" w:fill="FFFFFF"/>
        </w:rPr>
        <w:t xml:space="preserve"> 199</w:t>
      </w:r>
      <w:r w:rsidR="00737ECC">
        <w:rPr>
          <w:rFonts w:ascii="Times New Roman" w:hAnsi="Times New Roman" w:cs="Times New Roman"/>
          <w:color w:val="000000"/>
          <w:sz w:val="24"/>
          <w:szCs w:val="24"/>
          <w:shd w:val="clear" w:color="auto" w:fill="FFFFFF"/>
        </w:rPr>
        <w:t>3</w:t>
      </w:r>
      <w:r w:rsidR="001762A3" w:rsidRPr="00F75730">
        <w:rPr>
          <w:rFonts w:ascii="Times New Roman" w:hAnsi="Times New Roman" w:cs="Times New Roman"/>
          <w:color w:val="000000"/>
          <w:sz w:val="24"/>
          <w:szCs w:val="24"/>
          <w:shd w:val="clear" w:color="auto" w:fill="FFFFFF"/>
        </w:rPr>
        <w:t xml:space="preserve"> </w:t>
      </w:r>
      <w:r w:rsidR="00FC6CF0">
        <w:rPr>
          <w:rFonts w:ascii="Times New Roman" w:hAnsi="Times New Roman" w:cs="Times New Roman"/>
          <w:color w:val="000000"/>
          <w:sz w:val="24"/>
          <w:szCs w:val="24"/>
          <w:shd w:val="clear" w:color="auto" w:fill="FFFFFF"/>
        </w:rPr>
        <w:t>and</w:t>
      </w:r>
      <w:r w:rsidR="001762A3" w:rsidRPr="00F75730">
        <w:rPr>
          <w:rFonts w:ascii="Times New Roman" w:hAnsi="Times New Roman" w:cs="Times New Roman"/>
          <w:color w:val="000000"/>
          <w:sz w:val="24"/>
          <w:szCs w:val="24"/>
          <w:shd w:val="clear" w:color="auto" w:fill="FFFFFF"/>
        </w:rPr>
        <w:t xml:space="preserve"> 20</w:t>
      </w:r>
      <w:r w:rsidRPr="00F75730">
        <w:rPr>
          <w:rFonts w:ascii="Times New Roman" w:hAnsi="Times New Roman" w:cs="Times New Roman"/>
          <w:color w:val="000000"/>
          <w:sz w:val="24"/>
          <w:szCs w:val="24"/>
          <w:shd w:val="clear" w:color="auto" w:fill="FFFFFF"/>
        </w:rPr>
        <w:t>20</w:t>
      </w:r>
      <w:r w:rsidR="001762A3" w:rsidRPr="00F75730">
        <w:rPr>
          <w:rFonts w:ascii="Times New Roman" w:hAnsi="Times New Roman" w:cs="Times New Roman"/>
          <w:color w:val="000000"/>
          <w:sz w:val="24"/>
          <w:szCs w:val="24"/>
          <w:shd w:val="clear" w:color="auto" w:fill="FFFFFF"/>
        </w:rPr>
        <w:t xml:space="preserve">, </w:t>
      </w:r>
      <w:r w:rsidR="00FC6CF0">
        <w:rPr>
          <w:rFonts w:ascii="Times New Roman" w:hAnsi="Times New Roman" w:cs="Times New Roman"/>
          <w:color w:val="000000"/>
          <w:sz w:val="24"/>
          <w:szCs w:val="24"/>
          <w:shd w:val="clear" w:color="auto" w:fill="FFFFFF"/>
        </w:rPr>
        <w:t xml:space="preserve">because there are few </w:t>
      </w:r>
      <w:r w:rsidR="00FC6CF0">
        <w:rPr>
          <w:rFonts w:ascii="Times New Roman" w:hAnsi="Times New Roman" w:cs="Times New Roman"/>
          <w:color w:val="000000"/>
          <w:sz w:val="24"/>
          <w:szCs w:val="24"/>
          <w:shd w:val="clear" w:color="auto" w:fill="FFFFFF"/>
        </w:rPr>
        <w:lastRenderedPageBreak/>
        <w:t xml:space="preserve">records prior to </w:t>
      </w:r>
      <w:r w:rsidR="00A001D5">
        <w:rPr>
          <w:rFonts w:ascii="Times New Roman" w:hAnsi="Times New Roman" w:cs="Times New Roman"/>
          <w:color w:val="000000"/>
          <w:sz w:val="24"/>
          <w:szCs w:val="24"/>
          <w:shd w:val="clear" w:color="auto" w:fill="FFFFFF"/>
        </w:rPr>
        <w:t>this interval</w:t>
      </w:r>
      <w:r w:rsidR="001762A3" w:rsidRPr="00F75730">
        <w:rPr>
          <w:rFonts w:ascii="Times New Roman" w:hAnsi="Times New Roman" w:cs="Times New Roman"/>
          <w:color w:val="000000"/>
          <w:sz w:val="24"/>
          <w:szCs w:val="24"/>
          <w:shd w:val="clear" w:color="auto" w:fill="FFFFFF"/>
        </w:rPr>
        <w:t xml:space="preserve">. </w:t>
      </w:r>
      <w:r w:rsidR="00BD5945">
        <w:rPr>
          <w:rFonts w:ascii="Times New Roman" w:hAnsi="Times New Roman" w:cs="Times New Roman"/>
          <w:color w:val="000000"/>
          <w:sz w:val="24"/>
          <w:szCs w:val="24"/>
          <w:shd w:val="clear" w:color="auto" w:fill="FFFFFF"/>
        </w:rPr>
        <w:t xml:space="preserve">From this interval, we selected species that </w:t>
      </w:r>
      <w:r w:rsidR="000F5518">
        <w:rPr>
          <w:rFonts w:ascii="Times New Roman" w:hAnsi="Times New Roman" w:cs="Times New Roman"/>
          <w:color w:val="000000"/>
          <w:sz w:val="24"/>
          <w:szCs w:val="24"/>
          <w:shd w:val="clear" w:color="auto" w:fill="FFFFFF"/>
        </w:rPr>
        <w:t>ha</w:t>
      </w:r>
      <w:r w:rsidR="00BD5945">
        <w:rPr>
          <w:rFonts w:ascii="Times New Roman" w:hAnsi="Times New Roman" w:cs="Times New Roman"/>
          <w:color w:val="000000"/>
          <w:sz w:val="24"/>
          <w:szCs w:val="24"/>
          <w:shd w:val="clear" w:color="auto" w:fill="FFFFFF"/>
        </w:rPr>
        <w:t xml:space="preserve">d </w:t>
      </w:r>
      <w:r w:rsidR="001762A3" w:rsidRPr="00F75730">
        <w:rPr>
          <w:rFonts w:ascii="Times New Roman" w:hAnsi="Times New Roman" w:cs="Times New Roman"/>
          <w:color w:val="000000"/>
          <w:sz w:val="24"/>
          <w:szCs w:val="24"/>
          <w:shd w:val="clear" w:color="auto" w:fill="FFFFFF"/>
        </w:rPr>
        <w:t xml:space="preserve">least </w:t>
      </w:r>
      <w:r w:rsidRPr="00F75730">
        <w:rPr>
          <w:rFonts w:ascii="Times New Roman" w:hAnsi="Times New Roman" w:cs="Times New Roman"/>
          <w:color w:val="000000"/>
          <w:sz w:val="24"/>
          <w:szCs w:val="24"/>
          <w:shd w:val="clear" w:color="auto" w:fill="FFFFFF"/>
        </w:rPr>
        <w:t xml:space="preserve">10 years with at least 10 </w:t>
      </w:r>
      <w:r w:rsidR="00BD5945">
        <w:rPr>
          <w:rFonts w:ascii="Times New Roman" w:hAnsi="Times New Roman" w:cs="Times New Roman"/>
          <w:color w:val="000000"/>
          <w:sz w:val="24"/>
          <w:szCs w:val="24"/>
          <w:shd w:val="clear" w:color="auto" w:fill="FFFFFF"/>
        </w:rPr>
        <w:t>unique observer dates. We also excluded species</w:t>
      </w:r>
      <w:r w:rsidRPr="00F75730">
        <w:rPr>
          <w:rFonts w:ascii="Times New Roman" w:hAnsi="Times New Roman" w:cs="Times New Roman"/>
          <w:color w:val="000000"/>
          <w:sz w:val="24"/>
          <w:szCs w:val="24"/>
          <w:shd w:val="clear" w:color="auto" w:fill="FFFFFF"/>
        </w:rPr>
        <w:t xml:space="preserve"> migratory </w:t>
      </w:r>
      <w:r w:rsidR="00BD5945">
        <w:rPr>
          <w:rFonts w:ascii="Times New Roman" w:hAnsi="Times New Roman" w:cs="Times New Roman"/>
          <w:color w:val="000000"/>
          <w:sz w:val="24"/>
          <w:szCs w:val="24"/>
          <w:shd w:val="clear" w:color="auto" w:fill="FFFFFF"/>
        </w:rPr>
        <w:t xml:space="preserve">that are </w:t>
      </w:r>
      <w:r w:rsidRPr="00F75730">
        <w:rPr>
          <w:rFonts w:ascii="Times New Roman" w:hAnsi="Times New Roman" w:cs="Times New Roman"/>
          <w:color w:val="000000"/>
          <w:sz w:val="24"/>
          <w:szCs w:val="24"/>
          <w:shd w:val="clear" w:color="auto" w:fill="FFFFFF"/>
        </w:rPr>
        <w:t>in the Piedmont ecoregion</w:t>
      </w:r>
      <w:r w:rsidR="00BD5945">
        <w:rPr>
          <w:rFonts w:ascii="Times New Roman" w:hAnsi="Times New Roman" w:cs="Times New Roman"/>
          <w:color w:val="000000"/>
          <w:sz w:val="24"/>
          <w:szCs w:val="24"/>
          <w:shd w:val="clear" w:color="auto" w:fill="FFFFFF"/>
        </w:rPr>
        <w:t xml:space="preserve"> from our analyses</w:t>
      </w:r>
      <w:r w:rsidRPr="00F75730">
        <w:rPr>
          <w:rFonts w:ascii="Times New Roman" w:hAnsi="Times New Roman" w:cs="Times New Roman"/>
          <w:color w:val="000000"/>
          <w:sz w:val="24"/>
          <w:szCs w:val="24"/>
          <w:shd w:val="clear" w:color="auto" w:fill="FFFFFF"/>
        </w:rPr>
        <w:t>, resulting in 4</w:t>
      </w:r>
      <w:r w:rsidR="00305D58">
        <w:rPr>
          <w:rFonts w:ascii="Times New Roman" w:hAnsi="Times New Roman" w:cs="Times New Roman"/>
          <w:color w:val="000000"/>
          <w:sz w:val="24"/>
          <w:szCs w:val="24"/>
          <w:shd w:val="clear" w:color="auto" w:fill="FFFFFF"/>
        </w:rPr>
        <w:t>0</w:t>
      </w:r>
      <w:r w:rsidRPr="00F75730">
        <w:rPr>
          <w:rFonts w:ascii="Times New Roman" w:hAnsi="Times New Roman" w:cs="Times New Roman"/>
          <w:color w:val="000000"/>
          <w:sz w:val="24"/>
          <w:szCs w:val="24"/>
          <w:shd w:val="clear" w:color="auto" w:fill="FFFFFF"/>
        </w:rPr>
        <w:t xml:space="preserve"> focal species (Supplemental Table 1). </w:t>
      </w:r>
      <w:r w:rsidR="000F5518">
        <w:rPr>
          <w:rFonts w:ascii="Times New Roman" w:hAnsi="Times New Roman" w:cs="Times New Roman"/>
          <w:color w:val="000000"/>
          <w:sz w:val="24"/>
          <w:szCs w:val="24"/>
          <w:shd w:val="clear" w:color="auto" w:fill="FFFFFF"/>
        </w:rPr>
        <w:t>We used R (v 4.1.1) for all analyses.</w:t>
      </w:r>
    </w:p>
    <w:p w14:paraId="3F9FF88B" w14:textId="5134F8DE" w:rsidR="001762A3" w:rsidRPr="007400C2" w:rsidRDefault="007400C2" w:rsidP="007400C2">
      <w:pPr>
        <w:rPr>
          <w:rFonts w:ascii="Times New Roman" w:hAnsi="Times New Roman" w:cs="Times New Roman"/>
          <w:i/>
          <w:iCs/>
          <w:sz w:val="24"/>
          <w:szCs w:val="24"/>
        </w:rPr>
      </w:pPr>
      <w:r w:rsidRPr="007400C2">
        <w:rPr>
          <w:rFonts w:ascii="Times New Roman" w:hAnsi="Times New Roman" w:cs="Times New Roman"/>
          <w:i/>
          <w:iCs/>
          <w:sz w:val="24"/>
          <w:szCs w:val="24"/>
        </w:rPr>
        <w:t>Early</w:t>
      </w:r>
      <w:r w:rsidR="00BD5945">
        <w:rPr>
          <w:rFonts w:ascii="Times New Roman" w:hAnsi="Times New Roman" w:cs="Times New Roman"/>
          <w:i/>
          <w:iCs/>
          <w:sz w:val="24"/>
          <w:szCs w:val="24"/>
        </w:rPr>
        <w:t xml:space="preserve"> </w:t>
      </w:r>
      <w:r w:rsidRPr="007400C2">
        <w:rPr>
          <w:rFonts w:ascii="Times New Roman" w:hAnsi="Times New Roman" w:cs="Times New Roman"/>
          <w:i/>
          <w:iCs/>
          <w:sz w:val="24"/>
          <w:szCs w:val="24"/>
        </w:rPr>
        <w:t xml:space="preserve">date </w:t>
      </w:r>
      <w:r w:rsidR="00CB3C9D">
        <w:rPr>
          <w:rFonts w:ascii="Times New Roman" w:hAnsi="Times New Roman" w:cs="Times New Roman"/>
          <w:i/>
          <w:iCs/>
          <w:sz w:val="24"/>
          <w:szCs w:val="24"/>
        </w:rPr>
        <w:t>estimate</w:t>
      </w:r>
    </w:p>
    <w:p w14:paraId="1F7A05DA" w14:textId="00125444" w:rsidR="00CB3C9D" w:rsidRDefault="00CB3C9D" w:rsidP="00C352E4">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To account for effort variability, e</w:t>
      </w:r>
      <w:r w:rsidR="007400C2">
        <w:rPr>
          <w:rFonts w:ascii="Times New Roman" w:hAnsi="Times New Roman" w:cs="Times New Roman"/>
          <w:color w:val="000000"/>
          <w:sz w:val="24"/>
          <w:szCs w:val="24"/>
          <w:shd w:val="clear" w:color="auto" w:fill="FFFFFF"/>
        </w:rPr>
        <w:t>ach unique observer-date</w:t>
      </w:r>
      <w:r>
        <w:rPr>
          <w:rFonts w:ascii="Times New Roman" w:hAnsi="Times New Roman" w:cs="Times New Roman"/>
          <w:color w:val="000000"/>
          <w:sz w:val="24"/>
          <w:szCs w:val="24"/>
          <w:shd w:val="clear" w:color="auto" w:fill="FFFFFF"/>
        </w:rPr>
        <w:t xml:space="preserve">-county-species combination </w:t>
      </w:r>
      <w:r w:rsidR="007400C2">
        <w:rPr>
          <w:rFonts w:ascii="Times New Roman" w:hAnsi="Times New Roman" w:cs="Times New Roman"/>
          <w:color w:val="000000"/>
          <w:sz w:val="24"/>
          <w:szCs w:val="24"/>
          <w:shd w:val="clear" w:color="auto" w:fill="FFFFFF"/>
        </w:rPr>
        <w:t xml:space="preserve">was considered a single </w:t>
      </w:r>
      <w:r>
        <w:rPr>
          <w:rFonts w:ascii="Times New Roman" w:hAnsi="Times New Roman" w:cs="Times New Roman"/>
          <w:color w:val="000000"/>
          <w:sz w:val="24"/>
          <w:szCs w:val="24"/>
          <w:shd w:val="clear" w:color="auto" w:fill="FFFFFF"/>
        </w:rPr>
        <w:t>record</w:t>
      </w:r>
      <w:r w:rsidR="007400C2">
        <w:rPr>
          <w:rFonts w:ascii="Times New Roman" w:hAnsi="Times New Roman" w:cs="Times New Roman"/>
          <w:color w:val="000000"/>
          <w:sz w:val="24"/>
          <w:szCs w:val="24"/>
          <w:shd w:val="clear" w:color="auto" w:fill="FFFFFF"/>
        </w:rPr>
        <w:t>. For example, suppose a total of two independent observers recorded at least one common buckeye (</w:t>
      </w:r>
      <w:proofErr w:type="spellStart"/>
      <w:r w:rsidR="007400C2" w:rsidRPr="00826CC7">
        <w:rPr>
          <w:rFonts w:ascii="Times New Roman" w:hAnsi="Times New Roman" w:cs="Times New Roman"/>
          <w:i/>
          <w:iCs/>
          <w:color w:val="000000"/>
          <w:sz w:val="24"/>
          <w:szCs w:val="24"/>
          <w:shd w:val="clear" w:color="auto" w:fill="FFFFFF"/>
        </w:rPr>
        <w:t>Junonia</w:t>
      </w:r>
      <w:proofErr w:type="spellEnd"/>
      <w:r w:rsidR="007400C2" w:rsidRPr="00826CC7">
        <w:rPr>
          <w:rFonts w:ascii="Times New Roman" w:hAnsi="Times New Roman" w:cs="Times New Roman"/>
          <w:i/>
          <w:iCs/>
          <w:color w:val="000000"/>
          <w:sz w:val="24"/>
          <w:szCs w:val="24"/>
          <w:shd w:val="clear" w:color="auto" w:fill="FFFFFF"/>
        </w:rPr>
        <w:t xml:space="preserve"> </w:t>
      </w:r>
      <w:proofErr w:type="spellStart"/>
      <w:r w:rsidR="007400C2" w:rsidRPr="00826CC7">
        <w:rPr>
          <w:rFonts w:ascii="Times New Roman" w:hAnsi="Times New Roman" w:cs="Times New Roman"/>
          <w:i/>
          <w:iCs/>
          <w:color w:val="000000"/>
          <w:sz w:val="24"/>
          <w:szCs w:val="24"/>
          <w:shd w:val="clear" w:color="auto" w:fill="FFFFFF"/>
        </w:rPr>
        <w:t>coenia</w:t>
      </w:r>
      <w:proofErr w:type="spellEnd"/>
      <w:r w:rsidR="007400C2">
        <w:rPr>
          <w:rFonts w:ascii="Times New Roman" w:hAnsi="Times New Roman" w:cs="Times New Roman"/>
          <w:color w:val="000000"/>
          <w:sz w:val="24"/>
          <w:szCs w:val="24"/>
          <w:shd w:val="clear" w:color="auto" w:fill="FFFFFF"/>
        </w:rPr>
        <w:t xml:space="preserve">) on the same date in the same county. We treated this as two records for </w:t>
      </w:r>
      <w:r w:rsidR="007400C2" w:rsidRPr="007400C2">
        <w:rPr>
          <w:rFonts w:ascii="Times New Roman" w:hAnsi="Times New Roman" w:cs="Times New Roman"/>
          <w:i/>
          <w:iCs/>
          <w:color w:val="000000"/>
          <w:sz w:val="24"/>
          <w:szCs w:val="24"/>
          <w:shd w:val="clear" w:color="auto" w:fill="FFFFFF"/>
        </w:rPr>
        <w:t xml:space="preserve">J. </w:t>
      </w:r>
      <w:proofErr w:type="spellStart"/>
      <w:r w:rsidR="007400C2" w:rsidRPr="007400C2">
        <w:rPr>
          <w:rFonts w:ascii="Times New Roman" w:hAnsi="Times New Roman" w:cs="Times New Roman"/>
          <w:i/>
          <w:iCs/>
          <w:color w:val="000000"/>
          <w:sz w:val="24"/>
          <w:szCs w:val="24"/>
          <w:shd w:val="clear" w:color="auto" w:fill="FFFFFF"/>
        </w:rPr>
        <w:t>coenia</w:t>
      </w:r>
      <w:proofErr w:type="spellEnd"/>
      <w:r w:rsidR="007400C2">
        <w:rPr>
          <w:rFonts w:ascii="Times New Roman" w:hAnsi="Times New Roman" w:cs="Times New Roman"/>
          <w:color w:val="000000"/>
          <w:sz w:val="24"/>
          <w:szCs w:val="24"/>
          <w:shd w:val="clear" w:color="auto" w:fill="FFFFFF"/>
        </w:rPr>
        <w:t>, regardless of how many individuals of this species each observer reported.</w:t>
      </w:r>
      <w:r w:rsidR="00D16130">
        <w:rPr>
          <w:rFonts w:ascii="Times New Roman" w:hAnsi="Times New Roman" w:cs="Times New Roman"/>
          <w:color w:val="000000"/>
          <w:sz w:val="24"/>
          <w:szCs w:val="24"/>
          <w:shd w:val="clear" w:color="auto" w:fill="FFFFFF"/>
        </w:rPr>
        <w:t xml:space="preserve"> </w:t>
      </w:r>
    </w:p>
    <w:p w14:paraId="25A5C740" w14:textId="54B6F64A" w:rsidR="00CB3C9D" w:rsidRDefault="000F5518" w:rsidP="00C352E4">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Since first record of appearance is heavily subject to outliers (van </w:t>
      </w:r>
      <w:proofErr w:type="spellStart"/>
      <w:r>
        <w:rPr>
          <w:rFonts w:ascii="Times New Roman" w:hAnsi="Times New Roman" w:cs="Times New Roman"/>
          <w:color w:val="000000"/>
          <w:sz w:val="24"/>
          <w:szCs w:val="24"/>
          <w:shd w:val="clear" w:color="auto" w:fill="FFFFFF"/>
        </w:rPr>
        <w:t>Strien</w:t>
      </w:r>
      <w:proofErr w:type="spellEnd"/>
      <w:r>
        <w:rPr>
          <w:rFonts w:ascii="Times New Roman" w:hAnsi="Times New Roman" w:cs="Times New Roman"/>
          <w:color w:val="000000"/>
          <w:sz w:val="24"/>
          <w:szCs w:val="24"/>
          <w:shd w:val="clear" w:color="auto" w:fill="FFFFFF"/>
        </w:rPr>
        <w:t xml:space="preserve"> et al. 2008), we instead defined early date as the date on which 10% of records had been collected for each unique species-year. </w:t>
      </w:r>
    </w:p>
    <w:p w14:paraId="61F33B69" w14:textId="7C0A375E" w:rsidR="00CB3C9D" w:rsidRDefault="00CB3C9D" w:rsidP="00CB3C9D">
      <w:pPr>
        <w:rPr>
          <w:rFonts w:ascii="Times New Roman" w:hAnsi="Times New Roman" w:cs="Times New Roman"/>
          <w:i/>
          <w:iCs/>
          <w:sz w:val="24"/>
          <w:szCs w:val="24"/>
        </w:rPr>
      </w:pPr>
      <w:r w:rsidRPr="00FC6CF0">
        <w:rPr>
          <w:rFonts w:ascii="Times New Roman" w:hAnsi="Times New Roman" w:cs="Times New Roman"/>
          <w:i/>
          <w:iCs/>
          <w:sz w:val="24"/>
          <w:szCs w:val="24"/>
        </w:rPr>
        <w:t>Temperature</w:t>
      </w:r>
      <w:r>
        <w:rPr>
          <w:rFonts w:ascii="Times New Roman" w:hAnsi="Times New Roman" w:cs="Times New Roman"/>
          <w:i/>
          <w:iCs/>
          <w:sz w:val="24"/>
          <w:szCs w:val="24"/>
        </w:rPr>
        <w:t xml:space="preserve"> proxy</w:t>
      </w:r>
    </w:p>
    <w:p w14:paraId="70935E57" w14:textId="46D72DBA" w:rsidR="000744A5" w:rsidRPr="00975CC1" w:rsidRDefault="000744A5" w:rsidP="000744A5">
      <w:pPr>
        <w:pStyle w:val="NormalWeb"/>
        <w:spacing w:before="0" w:beforeAutospacing="0" w:after="0" w:afterAutospacing="0" w:line="480" w:lineRule="auto"/>
        <w:rPr>
          <w:color w:val="000000"/>
          <w:shd w:val="clear" w:color="auto" w:fill="FFFFFF"/>
        </w:rPr>
      </w:pPr>
      <w:r>
        <w:rPr>
          <w:b/>
          <w:i/>
          <w:color w:val="000000"/>
          <w:shd w:val="clear" w:color="auto" w:fill="FFFFFF"/>
        </w:rPr>
        <w:tab/>
      </w:r>
      <w:r w:rsidRPr="000744A5">
        <w:rPr>
          <w:bCs/>
          <w:iCs/>
          <w:color w:val="000000"/>
          <w:shd w:val="clear" w:color="auto" w:fill="FFFFFF"/>
        </w:rPr>
        <w:t>Mean monthly t</w:t>
      </w:r>
      <w:r w:rsidRPr="000744A5">
        <w:rPr>
          <w:iCs/>
          <w:color w:val="000000"/>
          <w:shd w:val="clear" w:color="auto" w:fill="FFFFFF"/>
        </w:rPr>
        <w:t>emperature</w:t>
      </w:r>
      <w:r>
        <w:rPr>
          <w:color w:val="000000"/>
          <w:shd w:val="clear" w:color="auto" w:fill="FFFFFF"/>
        </w:rPr>
        <w:t xml:space="preserve"> data was obtained from the PRISM Climate Group (Oregon State University). We used the raster (</w:t>
      </w:r>
      <w:proofErr w:type="spellStart"/>
      <w:r w:rsidR="00597401">
        <w:rPr>
          <w:color w:val="000000"/>
          <w:shd w:val="clear" w:color="auto" w:fill="FFFFFF"/>
        </w:rPr>
        <w:t>Hijmans</w:t>
      </w:r>
      <w:proofErr w:type="spellEnd"/>
      <w:r w:rsidR="00597401">
        <w:rPr>
          <w:color w:val="000000"/>
          <w:shd w:val="clear" w:color="auto" w:fill="FFFFFF"/>
        </w:rPr>
        <w:t xml:space="preserve"> 2022</w:t>
      </w:r>
      <w:r>
        <w:rPr>
          <w:color w:val="000000"/>
          <w:shd w:val="clear" w:color="auto" w:fill="FFFFFF"/>
        </w:rPr>
        <w:t xml:space="preserve">) and </w:t>
      </w:r>
      <w:proofErr w:type="spellStart"/>
      <w:r>
        <w:rPr>
          <w:color w:val="000000"/>
          <w:shd w:val="clear" w:color="auto" w:fill="FFFFFF"/>
        </w:rPr>
        <w:t>rgdal</w:t>
      </w:r>
      <w:proofErr w:type="spellEnd"/>
      <w:r>
        <w:rPr>
          <w:color w:val="000000"/>
          <w:shd w:val="clear" w:color="auto" w:fill="FFFFFF"/>
        </w:rPr>
        <w:t xml:space="preserve"> (</w:t>
      </w:r>
      <w:proofErr w:type="spellStart"/>
      <w:r w:rsidR="00597401">
        <w:rPr>
          <w:color w:val="000000"/>
          <w:shd w:val="clear" w:color="auto" w:fill="FFFFFF"/>
        </w:rPr>
        <w:t>Bivand</w:t>
      </w:r>
      <w:proofErr w:type="spellEnd"/>
      <w:r w:rsidR="00597401">
        <w:rPr>
          <w:color w:val="000000"/>
          <w:shd w:val="clear" w:color="auto" w:fill="FFFFFF"/>
        </w:rPr>
        <w:t xml:space="preserve"> 2022</w:t>
      </w:r>
      <w:r>
        <w:rPr>
          <w:color w:val="000000"/>
          <w:shd w:val="clear" w:color="auto" w:fill="FFFFFF"/>
        </w:rPr>
        <w:t>)</w:t>
      </w:r>
      <w:r w:rsidR="00597401">
        <w:rPr>
          <w:color w:val="000000"/>
          <w:shd w:val="clear" w:color="auto" w:fill="FFFFFF"/>
        </w:rPr>
        <w:t xml:space="preserve"> packages</w:t>
      </w:r>
      <w:r>
        <w:rPr>
          <w:color w:val="000000"/>
          <w:shd w:val="clear" w:color="auto" w:fill="FFFFFF"/>
        </w:rPr>
        <w:t xml:space="preserve"> in R to</w:t>
      </w:r>
      <w:r w:rsidR="00597401">
        <w:rPr>
          <w:color w:val="000000"/>
          <w:shd w:val="clear" w:color="auto" w:fill="FFFFFF"/>
        </w:rPr>
        <w:t xml:space="preserve"> </w:t>
      </w:r>
      <w:proofErr w:type="spellStart"/>
      <w:r w:rsidR="00422328">
        <w:rPr>
          <w:color w:val="000000"/>
          <w:shd w:val="clear" w:color="auto" w:fill="FFFFFF"/>
        </w:rPr>
        <w:t>to</w:t>
      </w:r>
      <w:proofErr w:type="spellEnd"/>
      <w:r w:rsidR="00422328">
        <w:rPr>
          <w:color w:val="000000"/>
          <w:shd w:val="clear" w:color="auto" w:fill="FFFFFF"/>
        </w:rPr>
        <w:t xml:space="preserve"> rasterize and</w:t>
      </w:r>
      <w:r w:rsidR="00597401">
        <w:rPr>
          <w:color w:val="000000"/>
          <w:shd w:val="clear" w:color="auto" w:fill="FFFFFF"/>
        </w:rPr>
        <w:t xml:space="preserve"> subset </w:t>
      </w:r>
      <w:r w:rsidR="00422328">
        <w:rPr>
          <w:color w:val="000000"/>
          <w:shd w:val="clear" w:color="auto" w:fill="FFFFFF"/>
        </w:rPr>
        <w:t>the Triangle region</w:t>
      </w:r>
      <w:r w:rsidR="00597401">
        <w:rPr>
          <w:color w:val="000000"/>
          <w:shd w:val="clear" w:color="auto" w:fill="FFFFFF"/>
        </w:rPr>
        <w:t>.</w:t>
      </w:r>
      <w:r>
        <w:rPr>
          <w:color w:val="000000"/>
          <w:shd w:val="clear" w:color="auto" w:fill="FFFFFF"/>
        </w:rPr>
        <w:t xml:space="preserve">  </w:t>
      </w:r>
      <w:r w:rsidR="00422328">
        <w:rPr>
          <w:color w:val="000000"/>
          <w:shd w:val="clear" w:color="auto" w:fill="FFFFFF"/>
        </w:rPr>
        <w:t>For a given year, we defined the spring temperature</w:t>
      </w:r>
      <w:r>
        <w:rPr>
          <w:color w:val="000000"/>
          <w:shd w:val="clear" w:color="auto" w:fill="FFFFFF"/>
        </w:rPr>
        <w:t xml:space="preserve"> as the mean monthly temperature </w:t>
      </w:r>
      <w:r w:rsidR="00422328">
        <w:rPr>
          <w:color w:val="000000"/>
          <w:shd w:val="clear" w:color="auto" w:fill="FFFFFF"/>
        </w:rPr>
        <w:t>for the Triangle</w:t>
      </w:r>
      <w:r>
        <w:rPr>
          <w:color w:val="000000"/>
          <w:shd w:val="clear" w:color="auto" w:fill="FFFFFF"/>
        </w:rPr>
        <w:t xml:space="preserve"> </w:t>
      </w:r>
      <w:r w:rsidR="00422328">
        <w:rPr>
          <w:color w:val="000000"/>
          <w:shd w:val="clear" w:color="auto" w:fill="FFFFFF"/>
        </w:rPr>
        <w:t xml:space="preserve">region </w:t>
      </w:r>
      <w:r>
        <w:rPr>
          <w:color w:val="000000"/>
          <w:shd w:val="clear" w:color="auto" w:fill="FFFFFF"/>
        </w:rPr>
        <w:t xml:space="preserve">averaged over </w:t>
      </w:r>
      <w:r w:rsidR="00422328">
        <w:rPr>
          <w:color w:val="000000"/>
          <w:shd w:val="clear" w:color="auto" w:fill="FFFFFF"/>
        </w:rPr>
        <w:t xml:space="preserve">a </w:t>
      </w:r>
      <w:commentRangeStart w:id="7"/>
      <w:r w:rsidR="00422328">
        <w:rPr>
          <w:color w:val="000000"/>
          <w:shd w:val="clear" w:color="auto" w:fill="FFFFFF"/>
        </w:rPr>
        <w:t xml:space="preserve">static 4-month window </w:t>
      </w:r>
      <w:commentRangeEnd w:id="7"/>
      <w:r w:rsidR="00422328">
        <w:rPr>
          <w:rStyle w:val="CommentReference"/>
          <w:rFonts w:asciiTheme="minorHAnsi" w:eastAsiaTheme="minorHAnsi" w:hAnsiTheme="minorHAnsi" w:cstheme="minorBidi"/>
        </w:rPr>
        <w:commentReference w:id="7"/>
      </w:r>
      <w:r w:rsidR="00422328">
        <w:rPr>
          <w:color w:val="000000"/>
          <w:shd w:val="clear" w:color="auto" w:fill="FFFFFF"/>
        </w:rPr>
        <w:t>(March to June)</w:t>
      </w:r>
      <w:r>
        <w:rPr>
          <w:color w:val="000000"/>
          <w:shd w:val="clear" w:color="auto" w:fill="FFFFFF"/>
        </w:rPr>
        <w:t xml:space="preserve">. </w:t>
      </w:r>
      <w:r w:rsidR="00422328">
        <w:rPr>
          <w:color w:val="000000"/>
          <w:shd w:val="clear" w:color="auto" w:fill="FFFFFF"/>
        </w:rPr>
        <w:t>We selected this window because spring</w:t>
      </w:r>
      <w:r>
        <w:rPr>
          <w:color w:val="000000"/>
          <w:shd w:val="clear" w:color="auto" w:fill="FFFFFF"/>
        </w:rPr>
        <w:t xml:space="preserve"> temperatures </w:t>
      </w:r>
      <w:r w:rsidR="00422328">
        <w:rPr>
          <w:color w:val="000000"/>
          <w:shd w:val="clear" w:color="auto" w:fill="FFFFFF"/>
        </w:rPr>
        <w:t xml:space="preserve">strongly </w:t>
      </w:r>
      <w:r>
        <w:rPr>
          <w:color w:val="000000"/>
          <w:shd w:val="clear" w:color="auto" w:fill="FFFFFF"/>
        </w:rPr>
        <w:t>dictat</w:t>
      </w:r>
      <w:r w:rsidR="00422328">
        <w:rPr>
          <w:color w:val="000000"/>
          <w:shd w:val="clear" w:color="auto" w:fill="FFFFFF"/>
        </w:rPr>
        <w:t>e</w:t>
      </w:r>
      <w:r>
        <w:rPr>
          <w:color w:val="000000"/>
          <w:shd w:val="clear" w:color="auto" w:fill="FFFFFF"/>
        </w:rPr>
        <w:t xml:space="preserve"> the variation in the timing of insect emergence (</w:t>
      </w:r>
      <w:proofErr w:type="spellStart"/>
      <w:r>
        <w:rPr>
          <w:color w:val="000000"/>
          <w:shd w:val="clear" w:color="auto" w:fill="FFFFFF"/>
        </w:rPr>
        <w:t>Forister</w:t>
      </w:r>
      <w:proofErr w:type="spellEnd"/>
      <w:r>
        <w:rPr>
          <w:color w:val="000000"/>
          <w:shd w:val="clear" w:color="auto" w:fill="FFFFFF"/>
        </w:rPr>
        <w:t xml:space="preserve"> and Shapiro 2003, Dell et al. 2005). </w:t>
      </w:r>
    </w:p>
    <w:p w14:paraId="5550F11F" w14:textId="524A2889" w:rsidR="00CB3C9D" w:rsidRDefault="00243DEC" w:rsidP="007400C2">
      <w:pPr>
        <w:rPr>
          <w:rFonts w:ascii="Times New Roman" w:hAnsi="Times New Roman" w:cs="Times New Roman"/>
          <w:i/>
          <w:iCs/>
          <w:sz w:val="24"/>
          <w:szCs w:val="24"/>
        </w:rPr>
      </w:pPr>
      <w:r>
        <w:rPr>
          <w:rFonts w:ascii="Times New Roman" w:hAnsi="Times New Roman" w:cs="Times New Roman"/>
          <w:i/>
          <w:iCs/>
          <w:sz w:val="24"/>
          <w:szCs w:val="24"/>
        </w:rPr>
        <w:t>Phenological change</w:t>
      </w:r>
    </w:p>
    <w:p w14:paraId="4088BA3E" w14:textId="0201FA52" w:rsidR="00387F6C" w:rsidRDefault="00387F6C" w:rsidP="00387F6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Removed outliers based on </w:t>
      </w:r>
      <w:proofErr w:type="spellStart"/>
      <w:r>
        <w:rPr>
          <w:rFonts w:ascii="Times New Roman" w:hAnsi="Times New Roman" w:cs="Times New Roman"/>
          <w:sz w:val="24"/>
          <w:szCs w:val="24"/>
        </w:rPr>
        <w:t>CooksD</w:t>
      </w:r>
      <w:proofErr w:type="spellEnd"/>
    </w:p>
    <w:p w14:paraId="20ECDA82" w14:textId="1869A31B" w:rsidR="00243DEC" w:rsidRDefault="00243DEC" w:rsidP="00387F6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Summarized slopes and standard deviations. Slope is response, inversely weighted by standard </w:t>
      </w:r>
      <w:proofErr w:type="spellStart"/>
      <w:r>
        <w:rPr>
          <w:rFonts w:ascii="Times New Roman" w:hAnsi="Times New Roman" w:cs="Times New Roman"/>
          <w:sz w:val="24"/>
          <w:szCs w:val="24"/>
        </w:rPr>
        <w:t>devation</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earlydate</w:t>
      </w:r>
      <w:proofErr w:type="spellEnd"/>
      <w:r>
        <w:rPr>
          <w:rFonts w:ascii="Times New Roman" w:hAnsi="Times New Roman" w:cs="Times New Roman"/>
          <w:sz w:val="24"/>
          <w:szCs w:val="24"/>
        </w:rPr>
        <w:t xml:space="preserve"> so highly variable species are penalized in the model</w:t>
      </w:r>
    </w:p>
    <w:p w14:paraId="0FCEE972" w14:textId="77777777" w:rsidR="00387F6C" w:rsidRPr="00387F6C" w:rsidRDefault="00387F6C" w:rsidP="00387F6C">
      <w:pPr>
        <w:pStyle w:val="ListParagraph"/>
        <w:numPr>
          <w:ilvl w:val="0"/>
          <w:numId w:val="3"/>
        </w:numPr>
        <w:rPr>
          <w:rFonts w:ascii="Times New Roman" w:hAnsi="Times New Roman" w:cs="Times New Roman"/>
          <w:sz w:val="24"/>
          <w:szCs w:val="24"/>
        </w:rPr>
      </w:pPr>
      <w:r w:rsidRPr="00387F6C">
        <w:rPr>
          <w:rFonts w:ascii="Times New Roman" w:hAnsi="Times New Roman" w:cs="Times New Roman"/>
          <w:sz w:val="24"/>
          <w:szCs w:val="24"/>
        </w:rPr>
        <w:t>library(lme4) #for constructing mixed models</w:t>
      </w:r>
    </w:p>
    <w:p w14:paraId="0FDE8186" w14:textId="77777777" w:rsidR="00387F6C" w:rsidRPr="00387F6C" w:rsidRDefault="00387F6C" w:rsidP="00387F6C">
      <w:pPr>
        <w:pStyle w:val="ListParagraph"/>
        <w:numPr>
          <w:ilvl w:val="0"/>
          <w:numId w:val="3"/>
        </w:numPr>
        <w:rPr>
          <w:rFonts w:ascii="Times New Roman" w:hAnsi="Times New Roman" w:cs="Times New Roman"/>
          <w:sz w:val="24"/>
          <w:szCs w:val="24"/>
        </w:rPr>
      </w:pPr>
      <w:r w:rsidRPr="00387F6C">
        <w:rPr>
          <w:rFonts w:ascii="Times New Roman" w:hAnsi="Times New Roman" w:cs="Times New Roman"/>
          <w:sz w:val="24"/>
          <w:szCs w:val="24"/>
        </w:rPr>
        <w:lastRenderedPageBreak/>
        <w:t>library(</w:t>
      </w:r>
      <w:proofErr w:type="spellStart"/>
      <w:r w:rsidRPr="00387F6C">
        <w:rPr>
          <w:rFonts w:ascii="Times New Roman" w:hAnsi="Times New Roman" w:cs="Times New Roman"/>
          <w:sz w:val="24"/>
          <w:szCs w:val="24"/>
        </w:rPr>
        <w:t>lmerTest</w:t>
      </w:r>
      <w:proofErr w:type="spellEnd"/>
      <w:r w:rsidRPr="00387F6C">
        <w:rPr>
          <w:rFonts w:ascii="Times New Roman" w:hAnsi="Times New Roman" w:cs="Times New Roman"/>
          <w:sz w:val="24"/>
          <w:szCs w:val="24"/>
        </w:rPr>
        <w:t>) #for displaying p-values</w:t>
      </w:r>
    </w:p>
    <w:p w14:paraId="240A21C1" w14:textId="1FB5DD40" w:rsidR="00387F6C" w:rsidRDefault="00387F6C" w:rsidP="00387F6C">
      <w:pPr>
        <w:pStyle w:val="ListParagraph"/>
        <w:numPr>
          <w:ilvl w:val="0"/>
          <w:numId w:val="3"/>
        </w:numPr>
        <w:rPr>
          <w:rFonts w:ascii="Times New Roman" w:hAnsi="Times New Roman" w:cs="Times New Roman"/>
          <w:sz w:val="24"/>
          <w:szCs w:val="24"/>
        </w:rPr>
      </w:pPr>
      <w:r w:rsidRPr="00387F6C">
        <w:rPr>
          <w:rFonts w:ascii="Times New Roman" w:hAnsi="Times New Roman" w:cs="Times New Roman"/>
          <w:sz w:val="24"/>
          <w:szCs w:val="24"/>
        </w:rPr>
        <w:t xml:space="preserve">library (car) #for </w:t>
      </w:r>
      <w:proofErr w:type="spellStart"/>
      <w:r w:rsidRPr="00387F6C">
        <w:rPr>
          <w:rFonts w:ascii="Times New Roman" w:hAnsi="Times New Roman" w:cs="Times New Roman"/>
          <w:sz w:val="24"/>
          <w:szCs w:val="24"/>
        </w:rPr>
        <w:t>Anova</w:t>
      </w:r>
      <w:proofErr w:type="spellEnd"/>
      <w:r w:rsidRPr="00387F6C">
        <w:rPr>
          <w:rFonts w:ascii="Times New Roman" w:hAnsi="Times New Roman" w:cs="Times New Roman"/>
          <w:sz w:val="24"/>
          <w:szCs w:val="24"/>
        </w:rPr>
        <w:t xml:space="preserve"> function</w:t>
      </w:r>
    </w:p>
    <w:p w14:paraId="5D47313D" w14:textId="53CC1F8B" w:rsidR="00387F6C" w:rsidRPr="00387F6C" w:rsidRDefault="00387F6C" w:rsidP="00387F6C">
      <w:pPr>
        <w:pStyle w:val="ListParagraph"/>
        <w:numPr>
          <w:ilvl w:val="0"/>
          <w:numId w:val="3"/>
        </w:numPr>
        <w:rPr>
          <w:rFonts w:ascii="Times New Roman" w:hAnsi="Times New Roman" w:cs="Times New Roman"/>
          <w:sz w:val="24"/>
          <w:szCs w:val="24"/>
        </w:rPr>
      </w:pPr>
      <w:commentRangeStart w:id="8"/>
      <w:r w:rsidRPr="00387F6C">
        <w:rPr>
          <w:rFonts w:ascii="Times New Roman" w:hAnsi="Times New Roman" w:cs="Times New Roman"/>
          <w:sz w:val="24"/>
          <w:szCs w:val="24"/>
        </w:rPr>
        <w:t xml:space="preserve">mod7 &lt;- </w:t>
      </w:r>
      <w:proofErr w:type="spellStart"/>
      <w:proofErr w:type="gramStart"/>
      <w:r w:rsidRPr="00387F6C">
        <w:rPr>
          <w:rFonts w:ascii="Times New Roman" w:hAnsi="Times New Roman" w:cs="Times New Roman"/>
          <w:sz w:val="24"/>
          <w:szCs w:val="24"/>
        </w:rPr>
        <w:t>lm</w:t>
      </w:r>
      <w:proofErr w:type="spellEnd"/>
      <w:r w:rsidRPr="00387F6C">
        <w:rPr>
          <w:rFonts w:ascii="Times New Roman" w:hAnsi="Times New Roman" w:cs="Times New Roman"/>
          <w:sz w:val="24"/>
          <w:szCs w:val="24"/>
        </w:rPr>
        <w:t>(</w:t>
      </w:r>
      <w:proofErr w:type="spellStart"/>
      <w:proofErr w:type="gramEnd"/>
      <w:r w:rsidRPr="00387F6C">
        <w:rPr>
          <w:rFonts w:ascii="Times New Roman" w:hAnsi="Times New Roman" w:cs="Times New Roman"/>
          <w:sz w:val="24"/>
          <w:szCs w:val="24"/>
        </w:rPr>
        <w:t>year.slope~voltinism</w:t>
      </w:r>
      <w:proofErr w:type="spellEnd"/>
      <w:r w:rsidRPr="00387F6C">
        <w:rPr>
          <w:rFonts w:ascii="Times New Roman" w:hAnsi="Times New Roman" w:cs="Times New Roman"/>
          <w:sz w:val="24"/>
          <w:szCs w:val="24"/>
        </w:rPr>
        <w:t>*</w:t>
      </w:r>
      <w:proofErr w:type="spellStart"/>
      <w:r w:rsidRPr="00387F6C">
        <w:rPr>
          <w:rFonts w:ascii="Times New Roman" w:hAnsi="Times New Roman" w:cs="Times New Roman"/>
          <w:sz w:val="24"/>
          <w:szCs w:val="24"/>
        </w:rPr>
        <w:t>mean.year.earlydate</w:t>
      </w:r>
      <w:proofErr w:type="spellEnd"/>
      <w:r w:rsidRPr="00387F6C">
        <w:rPr>
          <w:rFonts w:ascii="Times New Roman" w:hAnsi="Times New Roman" w:cs="Times New Roman"/>
          <w:sz w:val="24"/>
          <w:szCs w:val="24"/>
        </w:rPr>
        <w:t>, data=</w:t>
      </w:r>
      <w:proofErr w:type="spellStart"/>
      <w:r w:rsidRPr="00387F6C">
        <w:rPr>
          <w:rFonts w:ascii="Times New Roman" w:hAnsi="Times New Roman" w:cs="Times New Roman"/>
          <w:sz w:val="24"/>
          <w:szCs w:val="24"/>
        </w:rPr>
        <w:t>dat</w:t>
      </w:r>
      <w:proofErr w:type="spellEnd"/>
      <w:r w:rsidRPr="00387F6C">
        <w:rPr>
          <w:rFonts w:ascii="Times New Roman" w:hAnsi="Times New Roman" w:cs="Times New Roman"/>
          <w:sz w:val="24"/>
          <w:szCs w:val="24"/>
        </w:rPr>
        <w:t>,</w:t>
      </w:r>
      <w:r w:rsidR="00243DEC">
        <w:rPr>
          <w:rFonts w:ascii="Times New Roman" w:hAnsi="Times New Roman" w:cs="Times New Roman"/>
          <w:sz w:val="24"/>
          <w:szCs w:val="24"/>
        </w:rPr>
        <w:t xml:space="preserve"> </w:t>
      </w:r>
      <w:r w:rsidRPr="00387F6C">
        <w:rPr>
          <w:rFonts w:ascii="Times New Roman" w:hAnsi="Times New Roman" w:cs="Times New Roman"/>
          <w:sz w:val="24"/>
          <w:szCs w:val="24"/>
        </w:rPr>
        <w:t>weights=(1/</w:t>
      </w:r>
      <w:proofErr w:type="spellStart"/>
      <w:r w:rsidRPr="00387F6C">
        <w:rPr>
          <w:rFonts w:ascii="Times New Roman" w:hAnsi="Times New Roman" w:cs="Times New Roman"/>
          <w:sz w:val="24"/>
          <w:szCs w:val="24"/>
        </w:rPr>
        <w:t>dat$sd.year.earlydate</w:t>
      </w:r>
      <w:proofErr w:type="spellEnd"/>
      <w:r w:rsidRPr="00387F6C">
        <w:rPr>
          <w:rFonts w:ascii="Times New Roman" w:hAnsi="Times New Roman" w:cs="Times New Roman"/>
          <w:sz w:val="24"/>
          <w:szCs w:val="24"/>
        </w:rPr>
        <w:t>))</w:t>
      </w:r>
    </w:p>
    <w:p w14:paraId="0BDB6C66" w14:textId="45C83E12" w:rsidR="00387F6C" w:rsidRDefault="00387F6C" w:rsidP="00387F6C">
      <w:pPr>
        <w:pStyle w:val="ListParagraph"/>
        <w:numPr>
          <w:ilvl w:val="0"/>
          <w:numId w:val="3"/>
        </w:numPr>
        <w:rPr>
          <w:rFonts w:ascii="Times New Roman" w:hAnsi="Times New Roman" w:cs="Times New Roman"/>
          <w:sz w:val="24"/>
          <w:szCs w:val="24"/>
        </w:rPr>
      </w:pPr>
      <w:r w:rsidRPr="00387F6C">
        <w:rPr>
          <w:rFonts w:ascii="Times New Roman" w:hAnsi="Times New Roman" w:cs="Times New Roman"/>
          <w:sz w:val="24"/>
          <w:szCs w:val="24"/>
        </w:rPr>
        <w:t xml:space="preserve">mod9 &lt;- </w:t>
      </w:r>
      <w:proofErr w:type="spellStart"/>
      <w:proofErr w:type="gramStart"/>
      <w:r w:rsidRPr="00387F6C">
        <w:rPr>
          <w:rFonts w:ascii="Times New Roman" w:hAnsi="Times New Roman" w:cs="Times New Roman"/>
          <w:sz w:val="24"/>
          <w:szCs w:val="24"/>
        </w:rPr>
        <w:t>lm</w:t>
      </w:r>
      <w:proofErr w:type="spellEnd"/>
      <w:r w:rsidRPr="00387F6C">
        <w:rPr>
          <w:rFonts w:ascii="Times New Roman" w:hAnsi="Times New Roman" w:cs="Times New Roman"/>
          <w:sz w:val="24"/>
          <w:szCs w:val="24"/>
        </w:rPr>
        <w:t>(</w:t>
      </w:r>
      <w:proofErr w:type="spellStart"/>
      <w:proofErr w:type="gramEnd"/>
      <w:r w:rsidRPr="00387F6C">
        <w:rPr>
          <w:rFonts w:ascii="Times New Roman" w:hAnsi="Times New Roman" w:cs="Times New Roman"/>
          <w:sz w:val="24"/>
          <w:szCs w:val="24"/>
        </w:rPr>
        <w:t>temp.slope~voltinism</w:t>
      </w:r>
      <w:proofErr w:type="spellEnd"/>
      <w:r w:rsidRPr="00387F6C">
        <w:rPr>
          <w:rFonts w:ascii="Times New Roman" w:hAnsi="Times New Roman" w:cs="Times New Roman"/>
          <w:sz w:val="24"/>
          <w:szCs w:val="24"/>
        </w:rPr>
        <w:t>*</w:t>
      </w:r>
      <w:proofErr w:type="spellStart"/>
      <w:r w:rsidRPr="00387F6C">
        <w:rPr>
          <w:rFonts w:ascii="Times New Roman" w:hAnsi="Times New Roman" w:cs="Times New Roman"/>
          <w:sz w:val="24"/>
          <w:szCs w:val="24"/>
        </w:rPr>
        <w:t>mean.temp.earlydate</w:t>
      </w:r>
      <w:proofErr w:type="spellEnd"/>
      <w:r w:rsidRPr="00387F6C">
        <w:rPr>
          <w:rFonts w:ascii="Times New Roman" w:hAnsi="Times New Roman" w:cs="Times New Roman"/>
          <w:sz w:val="24"/>
          <w:szCs w:val="24"/>
        </w:rPr>
        <w:t>, data=</w:t>
      </w:r>
      <w:proofErr w:type="spellStart"/>
      <w:r w:rsidRPr="00387F6C">
        <w:rPr>
          <w:rFonts w:ascii="Times New Roman" w:hAnsi="Times New Roman" w:cs="Times New Roman"/>
          <w:sz w:val="24"/>
          <w:szCs w:val="24"/>
        </w:rPr>
        <w:t>dat</w:t>
      </w:r>
      <w:proofErr w:type="spellEnd"/>
      <w:r w:rsidRPr="00387F6C">
        <w:rPr>
          <w:rFonts w:ascii="Times New Roman" w:hAnsi="Times New Roman" w:cs="Times New Roman"/>
          <w:sz w:val="24"/>
          <w:szCs w:val="24"/>
        </w:rPr>
        <w:t>, weights=(1/</w:t>
      </w:r>
      <w:proofErr w:type="spellStart"/>
      <w:r w:rsidRPr="00387F6C">
        <w:rPr>
          <w:rFonts w:ascii="Times New Roman" w:hAnsi="Times New Roman" w:cs="Times New Roman"/>
          <w:sz w:val="24"/>
          <w:szCs w:val="24"/>
        </w:rPr>
        <w:t>dat$sd.temp.earlydate</w:t>
      </w:r>
      <w:proofErr w:type="spellEnd"/>
      <w:r w:rsidRPr="00387F6C">
        <w:rPr>
          <w:rFonts w:ascii="Times New Roman" w:hAnsi="Times New Roman" w:cs="Times New Roman"/>
          <w:sz w:val="24"/>
          <w:szCs w:val="24"/>
        </w:rPr>
        <w:t>))</w:t>
      </w:r>
    </w:p>
    <w:p w14:paraId="3BF1BF85" w14:textId="77777777" w:rsidR="00243DEC" w:rsidRPr="00243DEC" w:rsidRDefault="00243DEC" w:rsidP="00243DEC">
      <w:pPr>
        <w:pStyle w:val="ListParagraph"/>
        <w:numPr>
          <w:ilvl w:val="0"/>
          <w:numId w:val="3"/>
        </w:numPr>
        <w:rPr>
          <w:rFonts w:ascii="Times New Roman" w:hAnsi="Times New Roman" w:cs="Times New Roman"/>
          <w:sz w:val="24"/>
          <w:szCs w:val="24"/>
        </w:rPr>
      </w:pPr>
      <w:r w:rsidRPr="00243DEC">
        <w:rPr>
          <w:rFonts w:ascii="Times New Roman" w:hAnsi="Times New Roman" w:cs="Times New Roman"/>
          <w:sz w:val="24"/>
          <w:szCs w:val="24"/>
        </w:rPr>
        <w:t xml:space="preserve">mod11 &lt;- </w:t>
      </w:r>
      <w:proofErr w:type="spellStart"/>
      <w:proofErr w:type="gramStart"/>
      <w:r w:rsidRPr="00243DEC">
        <w:rPr>
          <w:rFonts w:ascii="Times New Roman" w:hAnsi="Times New Roman" w:cs="Times New Roman"/>
          <w:sz w:val="24"/>
          <w:szCs w:val="24"/>
        </w:rPr>
        <w:t>lm</w:t>
      </w:r>
      <w:proofErr w:type="spellEnd"/>
      <w:r w:rsidRPr="00243DEC">
        <w:rPr>
          <w:rFonts w:ascii="Times New Roman" w:hAnsi="Times New Roman" w:cs="Times New Roman"/>
          <w:sz w:val="24"/>
          <w:szCs w:val="24"/>
        </w:rPr>
        <w:t>(</w:t>
      </w:r>
      <w:proofErr w:type="spellStart"/>
      <w:proofErr w:type="gramEnd"/>
      <w:r w:rsidRPr="00243DEC">
        <w:rPr>
          <w:rFonts w:ascii="Times New Roman" w:hAnsi="Times New Roman" w:cs="Times New Roman"/>
          <w:sz w:val="24"/>
          <w:szCs w:val="24"/>
        </w:rPr>
        <w:t>year.slope~voltinism</w:t>
      </w:r>
      <w:proofErr w:type="spellEnd"/>
      <w:r w:rsidRPr="00243DEC">
        <w:rPr>
          <w:rFonts w:ascii="Times New Roman" w:hAnsi="Times New Roman" w:cs="Times New Roman"/>
          <w:sz w:val="24"/>
          <w:szCs w:val="24"/>
        </w:rPr>
        <w:t>*</w:t>
      </w:r>
      <w:proofErr w:type="spellStart"/>
      <w:r w:rsidRPr="00243DEC">
        <w:rPr>
          <w:rFonts w:ascii="Times New Roman" w:hAnsi="Times New Roman" w:cs="Times New Roman"/>
          <w:sz w:val="24"/>
          <w:szCs w:val="24"/>
        </w:rPr>
        <w:t>mean.year.earlydate+overwinter</w:t>
      </w:r>
      <w:proofErr w:type="spellEnd"/>
      <w:r w:rsidRPr="00243DEC">
        <w:rPr>
          <w:rFonts w:ascii="Times New Roman" w:hAnsi="Times New Roman" w:cs="Times New Roman"/>
          <w:sz w:val="24"/>
          <w:szCs w:val="24"/>
        </w:rPr>
        <w:t>, data=</w:t>
      </w:r>
      <w:proofErr w:type="spellStart"/>
      <w:r w:rsidRPr="00243DEC">
        <w:rPr>
          <w:rFonts w:ascii="Times New Roman" w:hAnsi="Times New Roman" w:cs="Times New Roman"/>
          <w:sz w:val="24"/>
          <w:szCs w:val="24"/>
        </w:rPr>
        <w:t>dat</w:t>
      </w:r>
      <w:proofErr w:type="spellEnd"/>
      <w:r w:rsidRPr="00243DEC">
        <w:rPr>
          <w:rFonts w:ascii="Times New Roman" w:hAnsi="Times New Roman" w:cs="Times New Roman"/>
          <w:sz w:val="24"/>
          <w:szCs w:val="24"/>
        </w:rPr>
        <w:t>, weights=(1/</w:t>
      </w:r>
      <w:proofErr w:type="spellStart"/>
      <w:r w:rsidRPr="00243DEC">
        <w:rPr>
          <w:rFonts w:ascii="Times New Roman" w:hAnsi="Times New Roman" w:cs="Times New Roman"/>
          <w:sz w:val="24"/>
          <w:szCs w:val="24"/>
        </w:rPr>
        <w:t>dat$sd.temp.earlydate</w:t>
      </w:r>
      <w:proofErr w:type="spellEnd"/>
      <w:r w:rsidRPr="00243DEC">
        <w:rPr>
          <w:rFonts w:ascii="Times New Roman" w:hAnsi="Times New Roman" w:cs="Times New Roman"/>
          <w:sz w:val="24"/>
          <w:szCs w:val="24"/>
        </w:rPr>
        <w:t>))</w:t>
      </w:r>
    </w:p>
    <w:p w14:paraId="60E4CA80" w14:textId="77777777" w:rsidR="00243DEC" w:rsidRPr="00243DEC" w:rsidRDefault="00243DEC" w:rsidP="00243DEC">
      <w:pPr>
        <w:pStyle w:val="ListParagraph"/>
        <w:numPr>
          <w:ilvl w:val="0"/>
          <w:numId w:val="3"/>
        </w:numPr>
        <w:rPr>
          <w:rFonts w:ascii="Times New Roman" w:hAnsi="Times New Roman" w:cs="Times New Roman"/>
          <w:sz w:val="24"/>
          <w:szCs w:val="24"/>
        </w:rPr>
      </w:pPr>
      <w:r w:rsidRPr="00243DEC">
        <w:rPr>
          <w:rFonts w:ascii="Times New Roman" w:hAnsi="Times New Roman" w:cs="Times New Roman"/>
          <w:sz w:val="24"/>
          <w:szCs w:val="24"/>
        </w:rPr>
        <w:t xml:space="preserve">mod12 &lt;- </w:t>
      </w:r>
      <w:proofErr w:type="spellStart"/>
      <w:proofErr w:type="gramStart"/>
      <w:r w:rsidRPr="00243DEC">
        <w:rPr>
          <w:rFonts w:ascii="Times New Roman" w:hAnsi="Times New Roman" w:cs="Times New Roman"/>
          <w:sz w:val="24"/>
          <w:szCs w:val="24"/>
        </w:rPr>
        <w:t>lm</w:t>
      </w:r>
      <w:proofErr w:type="spellEnd"/>
      <w:r w:rsidRPr="00243DEC">
        <w:rPr>
          <w:rFonts w:ascii="Times New Roman" w:hAnsi="Times New Roman" w:cs="Times New Roman"/>
          <w:sz w:val="24"/>
          <w:szCs w:val="24"/>
        </w:rPr>
        <w:t>(</w:t>
      </w:r>
      <w:proofErr w:type="spellStart"/>
      <w:proofErr w:type="gramEnd"/>
      <w:r w:rsidRPr="00243DEC">
        <w:rPr>
          <w:rFonts w:ascii="Times New Roman" w:hAnsi="Times New Roman" w:cs="Times New Roman"/>
          <w:sz w:val="24"/>
          <w:szCs w:val="24"/>
        </w:rPr>
        <w:t>temp.slope~voltinism</w:t>
      </w:r>
      <w:proofErr w:type="spellEnd"/>
      <w:r w:rsidRPr="00243DEC">
        <w:rPr>
          <w:rFonts w:ascii="Times New Roman" w:hAnsi="Times New Roman" w:cs="Times New Roman"/>
          <w:sz w:val="24"/>
          <w:szCs w:val="24"/>
        </w:rPr>
        <w:t>*</w:t>
      </w:r>
      <w:proofErr w:type="spellStart"/>
      <w:r w:rsidRPr="00243DEC">
        <w:rPr>
          <w:rFonts w:ascii="Times New Roman" w:hAnsi="Times New Roman" w:cs="Times New Roman"/>
          <w:sz w:val="24"/>
          <w:szCs w:val="24"/>
        </w:rPr>
        <w:t>mean.temp.earlydate+overwinter</w:t>
      </w:r>
      <w:proofErr w:type="spellEnd"/>
      <w:r w:rsidRPr="00243DEC">
        <w:rPr>
          <w:rFonts w:ascii="Times New Roman" w:hAnsi="Times New Roman" w:cs="Times New Roman"/>
          <w:sz w:val="24"/>
          <w:szCs w:val="24"/>
        </w:rPr>
        <w:t>, data=</w:t>
      </w:r>
      <w:proofErr w:type="spellStart"/>
      <w:r w:rsidRPr="00243DEC">
        <w:rPr>
          <w:rFonts w:ascii="Times New Roman" w:hAnsi="Times New Roman" w:cs="Times New Roman"/>
          <w:sz w:val="24"/>
          <w:szCs w:val="24"/>
        </w:rPr>
        <w:t>dat</w:t>
      </w:r>
      <w:proofErr w:type="spellEnd"/>
      <w:r w:rsidRPr="00243DEC">
        <w:rPr>
          <w:rFonts w:ascii="Times New Roman" w:hAnsi="Times New Roman" w:cs="Times New Roman"/>
          <w:sz w:val="24"/>
          <w:szCs w:val="24"/>
        </w:rPr>
        <w:t>, weights=(1/</w:t>
      </w:r>
      <w:proofErr w:type="spellStart"/>
      <w:r w:rsidRPr="00243DEC">
        <w:rPr>
          <w:rFonts w:ascii="Times New Roman" w:hAnsi="Times New Roman" w:cs="Times New Roman"/>
          <w:sz w:val="24"/>
          <w:szCs w:val="24"/>
        </w:rPr>
        <w:t>dat$sd.temp.earlydate</w:t>
      </w:r>
      <w:proofErr w:type="spellEnd"/>
      <w:r w:rsidRPr="00243DEC">
        <w:rPr>
          <w:rFonts w:ascii="Times New Roman" w:hAnsi="Times New Roman" w:cs="Times New Roman"/>
          <w:sz w:val="24"/>
          <w:szCs w:val="24"/>
        </w:rPr>
        <w:t>))</w:t>
      </w:r>
      <w:commentRangeEnd w:id="8"/>
      <w:r w:rsidR="00CA1250">
        <w:rPr>
          <w:rStyle w:val="CommentReference"/>
        </w:rPr>
        <w:commentReference w:id="8"/>
      </w:r>
    </w:p>
    <w:p w14:paraId="5F61B5ED" w14:textId="77777777" w:rsidR="001762A3" w:rsidRDefault="001762A3" w:rsidP="001762A3">
      <w:pPr>
        <w:pStyle w:val="ListParagraph"/>
        <w:ind w:left="1800"/>
      </w:pPr>
    </w:p>
    <w:p w14:paraId="36D44F17" w14:textId="7BD4727B" w:rsidR="000F704D" w:rsidRDefault="000F704D">
      <w:pPr>
        <w:rPr>
          <w:rFonts w:ascii="Times New Roman" w:hAnsi="Times New Roman" w:cs="Times New Roman"/>
          <w:sz w:val="24"/>
          <w:szCs w:val="24"/>
        </w:rPr>
      </w:pPr>
      <w:r w:rsidRPr="000F704D">
        <w:rPr>
          <w:rFonts w:ascii="Times New Roman" w:hAnsi="Times New Roman" w:cs="Times New Roman"/>
          <w:sz w:val="24"/>
          <w:szCs w:val="24"/>
        </w:rPr>
        <w:t>Results</w:t>
      </w:r>
    </w:p>
    <w:p w14:paraId="2038D48B" w14:textId="77777777" w:rsidR="00CC7400" w:rsidRDefault="00CC7400">
      <w:pPr>
        <w:rPr>
          <w:rFonts w:ascii="Times New Roman" w:hAnsi="Times New Roman" w:cs="Times New Roman"/>
          <w:sz w:val="24"/>
          <w:szCs w:val="24"/>
        </w:rPr>
      </w:pPr>
    </w:p>
    <w:p w14:paraId="76041443" w14:textId="671456F0" w:rsidR="00B851A7" w:rsidRDefault="00A3095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581DA4" wp14:editId="72D2D6D4">
            <wp:extent cx="5605623" cy="313690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9">
                      <a:extLst>
                        <a:ext uri="{28A0092B-C50C-407E-A947-70E740481C1C}">
                          <a14:useLocalDpi xmlns:a14="http://schemas.microsoft.com/office/drawing/2010/main" val="0"/>
                        </a:ext>
                      </a:extLst>
                    </a:blip>
                    <a:srcRect l="4734" t="17672" r="938" b="11946"/>
                    <a:stretch/>
                  </pic:blipFill>
                  <pic:spPr bwMode="auto">
                    <a:xfrm>
                      <a:off x="0" y="0"/>
                      <a:ext cx="5605971" cy="3137095"/>
                    </a:xfrm>
                    <a:prstGeom prst="rect">
                      <a:avLst/>
                    </a:prstGeom>
                    <a:ln>
                      <a:noFill/>
                    </a:ln>
                    <a:extLst>
                      <a:ext uri="{53640926-AAD7-44D8-BBD7-CCE9431645EC}">
                        <a14:shadowObscured xmlns:a14="http://schemas.microsoft.com/office/drawing/2010/main"/>
                      </a:ext>
                    </a:extLst>
                  </pic:spPr>
                </pic:pic>
              </a:graphicData>
            </a:graphic>
          </wp:inline>
        </w:drawing>
      </w:r>
    </w:p>
    <w:p w14:paraId="72C680C4" w14:textId="765FCA0D" w:rsidR="00B851A7" w:rsidRDefault="00464ADF">
      <w:pPr>
        <w:rPr>
          <w:rFonts w:ascii="Times New Roman" w:hAnsi="Times New Roman" w:cs="Times New Roman"/>
          <w:sz w:val="24"/>
          <w:szCs w:val="24"/>
        </w:rPr>
      </w:pPr>
      <w:r w:rsidRPr="00464ADF">
        <w:rPr>
          <w:rFonts w:ascii="Times New Roman" w:hAnsi="Times New Roman" w:cs="Times New Roman"/>
          <w:b/>
          <w:bCs/>
          <w:sz w:val="24"/>
          <w:szCs w:val="24"/>
        </w:rPr>
        <w:t>Figure</w:t>
      </w:r>
      <w:r>
        <w:rPr>
          <w:rFonts w:ascii="Times New Roman" w:hAnsi="Times New Roman" w:cs="Times New Roman"/>
          <w:b/>
          <w:bCs/>
          <w:sz w:val="24"/>
          <w:szCs w:val="24"/>
        </w:rPr>
        <w:t xml:space="preserve"> 1. </w:t>
      </w:r>
      <w:r w:rsidRPr="00464ADF">
        <w:rPr>
          <w:rFonts w:ascii="Times New Roman" w:hAnsi="Times New Roman" w:cs="Times New Roman"/>
          <w:sz w:val="24"/>
          <w:szCs w:val="24"/>
        </w:rPr>
        <w:t>Violin plots illustrating the distribution</w:t>
      </w:r>
      <w:r>
        <w:rPr>
          <w:rFonts w:ascii="Times New Roman" w:hAnsi="Times New Roman" w:cs="Times New Roman"/>
          <w:sz w:val="24"/>
          <w:szCs w:val="24"/>
        </w:rPr>
        <w:t xml:space="preserve"> of slope values by species traits. Red dots indicate the mean, and error bars indicate the standard deviation. </w:t>
      </w:r>
      <w:r w:rsidR="00A30950">
        <w:rPr>
          <w:rFonts w:ascii="Times New Roman" w:hAnsi="Times New Roman" w:cs="Times New Roman"/>
          <w:sz w:val="24"/>
          <w:szCs w:val="24"/>
        </w:rPr>
        <w:t>A</w:t>
      </w:r>
      <w:r w:rsidR="00A30950">
        <w:rPr>
          <w:rFonts w:ascii="Times New Roman" w:hAnsi="Times New Roman" w:cs="Times New Roman"/>
          <w:sz w:val="24"/>
          <w:szCs w:val="24"/>
        </w:rPr>
        <w:t xml:space="preserve">) Distribution of </w:t>
      </w:r>
      <w:proofErr w:type="spellStart"/>
      <w:r w:rsidR="00A30950">
        <w:rPr>
          <w:rFonts w:ascii="Times New Roman" w:hAnsi="Times New Roman" w:cs="Times New Roman"/>
          <w:sz w:val="24"/>
          <w:szCs w:val="24"/>
        </w:rPr>
        <w:t>earlydate</w:t>
      </w:r>
      <w:proofErr w:type="spellEnd"/>
      <w:r w:rsidR="00A30950">
        <w:rPr>
          <w:rFonts w:ascii="Times New Roman" w:hAnsi="Times New Roman" w:cs="Times New Roman"/>
          <w:sz w:val="24"/>
          <w:szCs w:val="24"/>
        </w:rPr>
        <w:t xml:space="preserve"> versus temperature slopes and year slopes. </w:t>
      </w:r>
      <w:r w:rsidR="00A30950">
        <w:rPr>
          <w:rFonts w:ascii="Times New Roman" w:hAnsi="Times New Roman" w:cs="Times New Roman"/>
          <w:sz w:val="24"/>
          <w:szCs w:val="24"/>
        </w:rPr>
        <w:t>B</w:t>
      </w:r>
      <w:r>
        <w:rPr>
          <w:rFonts w:ascii="Times New Roman" w:hAnsi="Times New Roman" w:cs="Times New Roman"/>
          <w:sz w:val="24"/>
          <w:szCs w:val="24"/>
        </w:rPr>
        <w:t xml:space="preserve">) Distribution </w:t>
      </w:r>
      <w:r w:rsidR="00A30950">
        <w:rPr>
          <w:rFonts w:ascii="Times New Roman" w:hAnsi="Times New Roman" w:cs="Times New Roman"/>
          <w:sz w:val="24"/>
          <w:szCs w:val="24"/>
        </w:rPr>
        <w:t xml:space="preserve">of </w:t>
      </w:r>
      <w:proofErr w:type="spellStart"/>
      <w:r>
        <w:rPr>
          <w:rFonts w:ascii="Times New Roman" w:hAnsi="Times New Roman" w:cs="Times New Roman"/>
          <w:sz w:val="24"/>
          <w:szCs w:val="24"/>
        </w:rPr>
        <w:t>earlydate</w:t>
      </w:r>
      <w:proofErr w:type="spellEnd"/>
      <w:r>
        <w:rPr>
          <w:rFonts w:ascii="Times New Roman" w:hAnsi="Times New Roman" w:cs="Times New Roman"/>
          <w:sz w:val="24"/>
          <w:szCs w:val="24"/>
        </w:rPr>
        <w:t xml:space="preserve"> versus temperature </w:t>
      </w:r>
      <w:r w:rsidR="00A30950">
        <w:rPr>
          <w:rFonts w:ascii="Times New Roman" w:hAnsi="Times New Roman" w:cs="Times New Roman"/>
          <w:sz w:val="24"/>
          <w:szCs w:val="24"/>
        </w:rPr>
        <w:t xml:space="preserve">slopes </w:t>
      </w:r>
      <w:r>
        <w:rPr>
          <w:rFonts w:ascii="Times New Roman" w:hAnsi="Times New Roman" w:cs="Times New Roman"/>
          <w:sz w:val="24"/>
          <w:szCs w:val="24"/>
        </w:rPr>
        <w:t xml:space="preserve">and year </w:t>
      </w:r>
      <w:r w:rsidR="00A30950">
        <w:rPr>
          <w:rFonts w:ascii="Times New Roman" w:hAnsi="Times New Roman" w:cs="Times New Roman"/>
          <w:sz w:val="24"/>
          <w:szCs w:val="24"/>
        </w:rPr>
        <w:t xml:space="preserve">slopes </w:t>
      </w:r>
      <w:r>
        <w:rPr>
          <w:rFonts w:ascii="Times New Roman" w:hAnsi="Times New Roman" w:cs="Times New Roman"/>
          <w:sz w:val="24"/>
          <w:szCs w:val="24"/>
        </w:rPr>
        <w:t xml:space="preserve">by </w:t>
      </w:r>
      <w:r w:rsidR="00F16DCA">
        <w:rPr>
          <w:rFonts w:ascii="Times New Roman" w:hAnsi="Times New Roman" w:cs="Times New Roman"/>
          <w:sz w:val="24"/>
          <w:szCs w:val="24"/>
        </w:rPr>
        <w:t>voltinism</w:t>
      </w:r>
      <w:r>
        <w:rPr>
          <w:rFonts w:ascii="Times New Roman" w:hAnsi="Times New Roman" w:cs="Times New Roman"/>
          <w:sz w:val="24"/>
          <w:szCs w:val="24"/>
        </w:rPr>
        <w:t>.</w:t>
      </w:r>
      <w:r w:rsidR="00F16DCA">
        <w:rPr>
          <w:rFonts w:ascii="Times New Roman" w:hAnsi="Times New Roman" w:cs="Times New Roman"/>
          <w:sz w:val="24"/>
          <w:szCs w:val="24"/>
        </w:rPr>
        <w:t xml:space="preserve"> </w:t>
      </w:r>
      <w:r w:rsidR="00F16DCA">
        <w:rPr>
          <w:rFonts w:ascii="Times New Roman" w:hAnsi="Times New Roman" w:cs="Times New Roman"/>
          <w:sz w:val="24"/>
          <w:szCs w:val="24"/>
        </w:rPr>
        <w:t xml:space="preserve">The slopes for species with 3.5 and 5 voltinism are not displayed because there is a single value for each. </w:t>
      </w:r>
      <w:r w:rsidR="00A30950">
        <w:rPr>
          <w:rFonts w:ascii="Times New Roman" w:hAnsi="Times New Roman" w:cs="Times New Roman"/>
          <w:sz w:val="24"/>
          <w:szCs w:val="24"/>
        </w:rPr>
        <w:t>C</w:t>
      </w:r>
      <w:r>
        <w:rPr>
          <w:rFonts w:ascii="Times New Roman" w:hAnsi="Times New Roman" w:cs="Times New Roman"/>
          <w:sz w:val="24"/>
          <w:szCs w:val="24"/>
        </w:rPr>
        <w:t xml:space="preserve">) Distribution of </w:t>
      </w:r>
      <w:proofErr w:type="spellStart"/>
      <w:r>
        <w:rPr>
          <w:rFonts w:ascii="Times New Roman" w:hAnsi="Times New Roman" w:cs="Times New Roman"/>
          <w:sz w:val="24"/>
          <w:szCs w:val="24"/>
        </w:rPr>
        <w:t>earlydate</w:t>
      </w:r>
      <w:proofErr w:type="spellEnd"/>
      <w:r>
        <w:rPr>
          <w:rFonts w:ascii="Times New Roman" w:hAnsi="Times New Roman" w:cs="Times New Roman"/>
          <w:sz w:val="24"/>
          <w:szCs w:val="24"/>
        </w:rPr>
        <w:t xml:space="preserve"> versus temperature and year by </w:t>
      </w:r>
      <w:r w:rsidR="00F16DCA">
        <w:rPr>
          <w:rFonts w:ascii="Times New Roman" w:hAnsi="Times New Roman" w:cs="Times New Roman"/>
          <w:sz w:val="24"/>
          <w:szCs w:val="24"/>
        </w:rPr>
        <w:t>overwintering stage</w:t>
      </w:r>
      <w:r>
        <w:rPr>
          <w:rFonts w:ascii="Times New Roman" w:hAnsi="Times New Roman" w:cs="Times New Roman"/>
          <w:sz w:val="24"/>
          <w:szCs w:val="24"/>
        </w:rPr>
        <w:t xml:space="preserve">. </w:t>
      </w:r>
    </w:p>
    <w:p w14:paraId="02845E62" w14:textId="572E76CA" w:rsidR="0045062C" w:rsidRPr="00464ADF" w:rsidRDefault="0045062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8FF85A" wp14:editId="5D8D4A3F">
            <wp:extent cx="5715798" cy="3162741"/>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15798" cy="3162741"/>
                    </a:xfrm>
                    <a:prstGeom prst="rect">
                      <a:avLst/>
                    </a:prstGeom>
                  </pic:spPr>
                </pic:pic>
              </a:graphicData>
            </a:graphic>
          </wp:inline>
        </w:drawing>
      </w:r>
    </w:p>
    <w:p w14:paraId="1605B603" w14:textId="1E3665EC" w:rsidR="000F704D" w:rsidRDefault="00713094" w:rsidP="000F704D">
      <w:pPr>
        <w:jc w:val="center"/>
      </w:pPr>
      <w:r>
        <w:rPr>
          <w:noProof/>
        </w:rPr>
        <w:drawing>
          <wp:inline distT="0" distB="0" distL="0" distR="0" wp14:anchorId="27F0CC1A" wp14:editId="7487C888">
            <wp:extent cx="5943019" cy="2326741"/>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1">
                      <a:extLst>
                        <a:ext uri="{28A0092B-C50C-407E-A947-70E740481C1C}">
                          <a14:useLocalDpi xmlns:a14="http://schemas.microsoft.com/office/drawing/2010/main" val="0"/>
                        </a:ext>
                      </a:extLst>
                    </a:blip>
                    <a:srcRect t="10561" b="37238"/>
                    <a:stretch/>
                  </pic:blipFill>
                  <pic:spPr bwMode="auto">
                    <a:xfrm>
                      <a:off x="0" y="0"/>
                      <a:ext cx="5943600" cy="2326969"/>
                    </a:xfrm>
                    <a:prstGeom prst="rect">
                      <a:avLst/>
                    </a:prstGeom>
                    <a:ln>
                      <a:noFill/>
                    </a:ln>
                    <a:extLst>
                      <a:ext uri="{53640926-AAD7-44D8-BBD7-CCE9431645EC}">
                        <a14:shadowObscured xmlns:a14="http://schemas.microsoft.com/office/drawing/2010/main"/>
                      </a:ext>
                    </a:extLst>
                  </pic:spPr>
                </pic:pic>
              </a:graphicData>
            </a:graphic>
          </wp:inline>
        </w:drawing>
      </w:r>
    </w:p>
    <w:p w14:paraId="0952B36B" w14:textId="3F3E95B6" w:rsidR="00464ADF" w:rsidRDefault="000F704D" w:rsidP="000F704D">
      <w:pPr>
        <w:rPr>
          <w:rFonts w:ascii="Times New Roman" w:eastAsia="Times New Roman" w:hAnsi="Times New Roman" w:cs="Times New Roman"/>
          <w:sz w:val="24"/>
          <w:szCs w:val="24"/>
        </w:rPr>
      </w:pPr>
      <w:r w:rsidRPr="00F96A16">
        <w:rPr>
          <w:rFonts w:ascii="Times New Roman" w:hAnsi="Times New Roman" w:cs="Times New Roman"/>
          <w:b/>
          <w:bCs/>
          <w:sz w:val="24"/>
          <w:szCs w:val="24"/>
        </w:rPr>
        <w:t xml:space="preserve">Supplemental Figure 1. </w:t>
      </w:r>
      <w:r w:rsidRPr="00F96A16">
        <w:rPr>
          <w:rFonts w:ascii="Times New Roman" w:hAnsi="Times New Roman" w:cs="Times New Roman"/>
          <w:sz w:val="24"/>
          <w:szCs w:val="24"/>
        </w:rPr>
        <w:t xml:space="preserve">A) </w:t>
      </w:r>
      <w:r w:rsidR="00353D90" w:rsidRPr="00F96A16">
        <w:rPr>
          <w:rFonts w:ascii="Times New Roman" w:hAnsi="Times New Roman" w:cs="Times New Roman"/>
          <w:sz w:val="24"/>
          <w:szCs w:val="24"/>
        </w:rPr>
        <w:t xml:space="preserve">A map </w:t>
      </w:r>
      <w:r w:rsidR="00282139">
        <w:rPr>
          <w:rFonts w:ascii="Times New Roman" w:hAnsi="Times New Roman" w:cs="Times New Roman"/>
          <w:sz w:val="24"/>
          <w:szCs w:val="24"/>
        </w:rPr>
        <w:t xml:space="preserve">of </w:t>
      </w:r>
      <w:r w:rsidR="00353D90" w:rsidRPr="00F96A16">
        <w:rPr>
          <w:rFonts w:ascii="Times New Roman" w:hAnsi="Times New Roman" w:cs="Times New Roman"/>
          <w:sz w:val="24"/>
          <w:szCs w:val="24"/>
        </w:rPr>
        <w:t>North Carolina counties</w:t>
      </w:r>
      <w:r w:rsidR="00282139">
        <w:rPr>
          <w:rFonts w:ascii="Times New Roman" w:hAnsi="Times New Roman" w:cs="Times New Roman"/>
          <w:sz w:val="24"/>
          <w:szCs w:val="24"/>
        </w:rPr>
        <w:t>, with NC Counties</w:t>
      </w:r>
      <w:r w:rsidR="00353D90" w:rsidRPr="00F96A16">
        <w:rPr>
          <w:rFonts w:ascii="Times New Roman" w:hAnsi="Times New Roman" w:cs="Times New Roman"/>
          <w:sz w:val="24"/>
          <w:szCs w:val="24"/>
        </w:rPr>
        <w:t xml:space="preserve"> indicated in light green and Triangle counties (Durham, Orange, Wake) indicated in purple. B) Non-cumulative number of Triangle</w:t>
      </w:r>
      <w:r w:rsidR="00596F94" w:rsidRPr="00F96A16">
        <w:rPr>
          <w:rFonts w:ascii="Times New Roman" w:hAnsi="Times New Roman" w:cs="Times New Roman"/>
          <w:sz w:val="24"/>
          <w:szCs w:val="24"/>
        </w:rPr>
        <w:t xml:space="preserve"> butterfly observations</w:t>
      </w:r>
      <w:r w:rsidR="00353D90" w:rsidRPr="00F96A16">
        <w:rPr>
          <w:rFonts w:ascii="Times New Roman" w:hAnsi="Times New Roman" w:cs="Times New Roman"/>
          <w:sz w:val="24"/>
          <w:szCs w:val="24"/>
        </w:rPr>
        <w:t xml:space="preserve"> records per year</w:t>
      </w:r>
      <w:r w:rsidR="00596F94" w:rsidRPr="00F96A16">
        <w:rPr>
          <w:rFonts w:ascii="Times New Roman" w:hAnsi="Times New Roman" w:cs="Times New Roman"/>
          <w:sz w:val="24"/>
          <w:szCs w:val="24"/>
        </w:rPr>
        <w:t xml:space="preserve"> and yearly fluctuations in mean temperature from March to June between 1990 and 2020.</w:t>
      </w:r>
      <w:r w:rsidR="00353D90" w:rsidRPr="00F96A16">
        <w:rPr>
          <w:rFonts w:ascii="Times New Roman" w:hAnsi="Times New Roman" w:cs="Times New Roman"/>
          <w:sz w:val="24"/>
          <w:szCs w:val="24"/>
        </w:rPr>
        <w:t xml:space="preserve"> </w:t>
      </w:r>
      <w:r w:rsidR="00353D90" w:rsidRPr="00F96A16">
        <w:rPr>
          <w:rFonts w:ascii="Times New Roman" w:eastAsia="Times New Roman" w:hAnsi="Times New Roman" w:cs="Times New Roman"/>
          <w:sz w:val="24"/>
          <w:szCs w:val="24"/>
        </w:rPr>
        <w:t xml:space="preserve">Map compiled using ArcGIS Version 10.6.1. County shapefile obtained from the US Census Bureau. </w:t>
      </w:r>
      <w:r w:rsidR="00596F94" w:rsidRPr="00F96A16">
        <w:rPr>
          <w:rFonts w:ascii="Times New Roman" w:eastAsia="Times New Roman" w:hAnsi="Times New Roman" w:cs="Times New Roman"/>
          <w:sz w:val="24"/>
          <w:szCs w:val="24"/>
        </w:rPr>
        <w:t xml:space="preserve">Temperature data obtained from PRISM Climate Group (Oregon State University 2022). </w:t>
      </w:r>
    </w:p>
    <w:p w14:paraId="5F025051" w14:textId="01203569" w:rsidR="00CC7400" w:rsidRDefault="00725139" w:rsidP="000F704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43322F9" wp14:editId="74EB476E">
            <wp:extent cx="5942731" cy="2370406"/>
            <wp:effectExtent l="0" t="0" r="127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rotWithShape="1">
                    <a:blip r:embed="rId12">
                      <a:extLst>
                        <a:ext uri="{28A0092B-C50C-407E-A947-70E740481C1C}">
                          <a14:useLocalDpi xmlns:a14="http://schemas.microsoft.com/office/drawing/2010/main" val="0"/>
                        </a:ext>
                      </a:extLst>
                    </a:blip>
                    <a:srcRect t="25089" b="21728"/>
                    <a:stretch/>
                  </pic:blipFill>
                  <pic:spPr bwMode="auto">
                    <a:xfrm>
                      <a:off x="0" y="0"/>
                      <a:ext cx="5943600" cy="2370752"/>
                    </a:xfrm>
                    <a:prstGeom prst="rect">
                      <a:avLst/>
                    </a:prstGeom>
                    <a:ln>
                      <a:noFill/>
                    </a:ln>
                    <a:extLst>
                      <a:ext uri="{53640926-AAD7-44D8-BBD7-CCE9431645EC}">
                        <a14:shadowObscured xmlns:a14="http://schemas.microsoft.com/office/drawing/2010/main"/>
                      </a:ext>
                    </a:extLst>
                  </pic:spPr>
                </pic:pic>
              </a:graphicData>
            </a:graphic>
          </wp:inline>
        </w:drawing>
      </w:r>
    </w:p>
    <w:p w14:paraId="4BADA6BB" w14:textId="77777777" w:rsidR="00725139" w:rsidRDefault="00725139" w:rsidP="000F704D">
      <w:pPr>
        <w:rPr>
          <w:rFonts w:ascii="Times New Roman" w:eastAsia="Times New Roman" w:hAnsi="Times New Roman" w:cs="Times New Roman"/>
          <w:sz w:val="24"/>
          <w:szCs w:val="24"/>
        </w:rPr>
      </w:pPr>
    </w:p>
    <w:p w14:paraId="4076FA69" w14:textId="77777777" w:rsidR="00666EEA" w:rsidRDefault="00666EEA" w:rsidP="000F704D">
      <w:pPr>
        <w:rPr>
          <w:rFonts w:ascii="Times New Roman" w:eastAsia="Times New Roman" w:hAnsi="Times New Roman" w:cs="Times New Roman"/>
          <w:sz w:val="24"/>
          <w:szCs w:val="24"/>
        </w:rPr>
      </w:pPr>
    </w:p>
    <w:p w14:paraId="68BE55F3" w14:textId="37E2043B" w:rsidR="00666EEA" w:rsidRDefault="00666EEA" w:rsidP="000F704D">
      <w:pPr>
        <w:rPr>
          <w:rFonts w:ascii="Times New Roman" w:eastAsia="Times New Roman" w:hAnsi="Times New Roman" w:cs="Times New Roman"/>
          <w:sz w:val="24"/>
          <w:szCs w:val="24"/>
        </w:rPr>
      </w:pPr>
      <w:r w:rsidRPr="00666EEA">
        <w:rPr>
          <w:rFonts w:ascii="Times New Roman" w:eastAsia="Times New Roman" w:hAnsi="Times New Roman" w:cs="Times New Roman"/>
          <w:b/>
          <w:bCs/>
          <w:sz w:val="24"/>
          <w:szCs w:val="24"/>
        </w:rPr>
        <w:t>Supplemental Table 1</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Summary of species and species traits included in analysis. </w:t>
      </w:r>
    </w:p>
    <w:tbl>
      <w:tblPr>
        <w:tblStyle w:val="TableGrid"/>
        <w:tblW w:w="0" w:type="auto"/>
        <w:tblLook w:val="04A0" w:firstRow="1" w:lastRow="0" w:firstColumn="1" w:lastColumn="0" w:noHBand="0" w:noVBand="1"/>
      </w:tblPr>
      <w:tblGrid>
        <w:gridCol w:w="1509"/>
        <w:gridCol w:w="2073"/>
        <w:gridCol w:w="1177"/>
        <w:gridCol w:w="1620"/>
        <w:gridCol w:w="2976"/>
      </w:tblGrid>
      <w:tr w:rsidR="00540046" w14:paraId="4C24B841" w14:textId="77777777" w:rsidTr="00DD0B9A">
        <w:tc>
          <w:tcPr>
            <w:tcW w:w="1509" w:type="dxa"/>
            <w:tcBorders>
              <w:left w:val="nil"/>
              <w:bottom w:val="single" w:sz="4" w:space="0" w:color="auto"/>
              <w:right w:val="nil"/>
            </w:tcBorders>
            <w:vAlign w:val="bottom"/>
          </w:tcPr>
          <w:p w14:paraId="1C9975B0" w14:textId="74170930" w:rsidR="00AA3472" w:rsidRPr="004A3C6A" w:rsidRDefault="004A3C6A" w:rsidP="00386B01">
            <w:pPr>
              <w:rPr>
                <w:rFonts w:ascii="Times New Roman" w:eastAsia="Times New Roman" w:hAnsi="Times New Roman" w:cs="Times New Roman"/>
                <w:sz w:val="24"/>
                <w:szCs w:val="24"/>
              </w:rPr>
            </w:pPr>
            <w:r>
              <w:rPr>
                <w:rFonts w:ascii="Times New Roman" w:hAnsi="Times New Roman" w:cs="Times New Roman"/>
                <w:color w:val="000000"/>
                <w:sz w:val="24"/>
                <w:szCs w:val="24"/>
              </w:rPr>
              <w:t>F</w:t>
            </w:r>
            <w:r w:rsidR="00AA3472" w:rsidRPr="004A3C6A">
              <w:rPr>
                <w:rFonts w:ascii="Times New Roman" w:hAnsi="Times New Roman" w:cs="Times New Roman"/>
                <w:color w:val="000000"/>
                <w:sz w:val="24"/>
                <w:szCs w:val="24"/>
              </w:rPr>
              <w:t>amily</w:t>
            </w:r>
          </w:p>
        </w:tc>
        <w:tc>
          <w:tcPr>
            <w:tcW w:w="2073" w:type="dxa"/>
            <w:tcBorders>
              <w:left w:val="nil"/>
              <w:bottom w:val="single" w:sz="4" w:space="0" w:color="auto"/>
              <w:right w:val="nil"/>
            </w:tcBorders>
            <w:vAlign w:val="bottom"/>
          </w:tcPr>
          <w:p w14:paraId="4644A858" w14:textId="506238FA" w:rsidR="00AA3472" w:rsidRPr="004A3C6A" w:rsidRDefault="004A3C6A" w:rsidP="00386B01">
            <w:pPr>
              <w:rPr>
                <w:rFonts w:ascii="Times New Roman" w:eastAsia="Times New Roman" w:hAnsi="Times New Roman" w:cs="Times New Roman"/>
                <w:sz w:val="24"/>
                <w:szCs w:val="24"/>
              </w:rPr>
            </w:pPr>
            <w:r>
              <w:rPr>
                <w:rFonts w:ascii="Times New Roman" w:hAnsi="Times New Roman" w:cs="Times New Roman"/>
                <w:color w:val="000000"/>
                <w:sz w:val="24"/>
                <w:szCs w:val="24"/>
              </w:rPr>
              <w:t>S</w:t>
            </w:r>
            <w:r w:rsidR="00AA3472" w:rsidRPr="004A3C6A">
              <w:rPr>
                <w:rFonts w:ascii="Times New Roman" w:hAnsi="Times New Roman" w:cs="Times New Roman"/>
                <w:color w:val="000000"/>
                <w:sz w:val="24"/>
                <w:szCs w:val="24"/>
              </w:rPr>
              <w:t>pecies</w:t>
            </w:r>
          </w:p>
        </w:tc>
        <w:tc>
          <w:tcPr>
            <w:tcW w:w="1177" w:type="dxa"/>
            <w:tcBorders>
              <w:left w:val="nil"/>
              <w:bottom w:val="single" w:sz="4" w:space="0" w:color="auto"/>
            </w:tcBorders>
            <w:vAlign w:val="bottom"/>
          </w:tcPr>
          <w:p w14:paraId="52FB15C7" w14:textId="50F5EF41" w:rsidR="00AA3472" w:rsidRPr="004A3C6A" w:rsidRDefault="00C13250" w:rsidP="00386B01">
            <w:pPr>
              <w:rPr>
                <w:rFonts w:ascii="Times New Roman" w:eastAsia="Times New Roman" w:hAnsi="Times New Roman" w:cs="Times New Roman"/>
                <w:sz w:val="24"/>
                <w:szCs w:val="24"/>
              </w:rPr>
            </w:pPr>
            <w:r>
              <w:rPr>
                <w:rFonts w:ascii="Times New Roman" w:hAnsi="Times New Roman" w:cs="Times New Roman"/>
                <w:color w:val="000000"/>
                <w:sz w:val="24"/>
                <w:szCs w:val="24"/>
              </w:rPr>
              <w:t>V</w:t>
            </w:r>
            <w:r w:rsidR="00AA3472" w:rsidRPr="004A3C6A">
              <w:rPr>
                <w:rFonts w:ascii="Times New Roman" w:hAnsi="Times New Roman" w:cs="Times New Roman"/>
                <w:color w:val="000000"/>
                <w:sz w:val="24"/>
                <w:szCs w:val="24"/>
              </w:rPr>
              <w:t>oltinism</w:t>
            </w:r>
          </w:p>
        </w:tc>
        <w:tc>
          <w:tcPr>
            <w:tcW w:w="1620" w:type="dxa"/>
            <w:tcBorders>
              <w:bottom w:val="single" w:sz="4" w:space="0" w:color="auto"/>
            </w:tcBorders>
            <w:vAlign w:val="bottom"/>
          </w:tcPr>
          <w:p w14:paraId="057F5D05" w14:textId="5A113791" w:rsidR="00AA3472" w:rsidRPr="004A3C6A" w:rsidRDefault="00C13250"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O</w:t>
            </w:r>
            <w:r w:rsidR="00AA3472" w:rsidRPr="004A3C6A">
              <w:rPr>
                <w:rFonts w:ascii="Times New Roman" w:hAnsi="Times New Roman" w:cs="Times New Roman"/>
                <w:color w:val="000000"/>
                <w:sz w:val="24"/>
                <w:szCs w:val="24"/>
              </w:rPr>
              <w:t>verwinter</w:t>
            </w:r>
            <w:r>
              <w:rPr>
                <w:rFonts w:ascii="Times New Roman" w:hAnsi="Times New Roman" w:cs="Times New Roman"/>
                <w:color w:val="000000"/>
                <w:sz w:val="24"/>
                <w:szCs w:val="24"/>
              </w:rPr>
              <w:t>ing stage</w:t>
            </w:r>
          </w:p>
        </w:tc>
        <w:tc>
          <w:tcPr>
            <w:tcW w:w="2976" w:type="dxa"/>
            <w:tcBorders>
              <w:bottom w:val="single" w:sz="4" w:space="0" w:color="auto"/>
              <w:right w:val="single" w:sz="4" w:space="0" w:color="auto"/>
            </w:tcBorders>
            <w:vAlign w:val="bottom"/>
          </w:tcPr>
          <w:p w14:paraId="2B67E764" w14:textId="2B5C5C6C"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Reference</w:t>
            </w:r>
          </w:p>
        </w:tc>
      </w:tr>
      <w:tr w:rsidR="00540046" w14:paraId="0CEFC265" w14:textId="77777777" w:rsidTr="00DD0B9A">
        <w:tc>
          <w:tcPr>
            <w:tcW w:w="1509" w:type="dxa"/>
            <w:tcBorders>
              <w:top w:val="single" w:sz="4" w:space="0" w:color="auto"/>
              <w:left w:val="nil"/>
              <w:bottom w:val="nil"/>
              <w:right w:val="nil"/>
            </w:tcBorders>
            <w:vAlign w:val="bottom"/>
          </w:tcPr>
          <w:p w14:paraId="37BD66B0" w14:textId="35EB0058"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Hesperiidae</w:t>
            </w:r>
            <w:proofErr w:type="spellEnd"/>
          </w:p>
        </w:tc>
        <w:tc>
          <w:tcPr>
            <w:tcW w:w="2073" w:type="dxa"/>
            <w:tcBorders>
              <w:top w:val="single" w:sz="4" w:space="0" w:color="auto"/>
              <w:left w:val="nil"/>
              <w:bottom w:val="nil"/>
              <w:right w:val="nil"/>
            </w:tcBorders>
            <w:vAlign w:val="bottom"/>
          </w:tcPr>
          <w:p w14:paraId="781935F1" w14:textId="18F98FA0"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Ancyloxypha</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numitor</w:t>
            </w:r>
            <w:proofErr w:type="spellEnd"/>
          </w:p>
        </w:tc>
        <w:tc>
          <w:tcPr>
            <w:tcW w:w="1177" w:type="dxa"/>
            <w:tcBorders>
              <w:top w:val="single" w:sz="4" w:space="0" w:color="auto"/>
              <w:left w:val="nil"/>
              <w:bottom w:val="nil"/>
              <w:right w:val="nil"/>
            </w:tcBorders>
            <w:vAlign w:val="bottom"/>
          </w:tcPr>
          <w:p w14:paraId="7A374DBE" w14:textId="1FBEFB8C"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3</w:t>
            </w:r>
          </w:p>
        </w:tc>
        <w:tc>
          <w:tcPr>
            <w:tcW w:w="1620" w:type="dxa"/>
            <w:tcBorders>
              <w:top w:val="single" w:sz="4" w:space="0" w:color="auto"/>
              <w:left w:val="nil"/>
              <w:bottom w:val="nil"/>
              <w:right w:val="nil"/>
            </w:tcBorders>
            <w:vAlign w:val="bottom"/>
          </w:tcPr>
          <w:p w14:paraId="36AE6125" w14:textId="4E4B5479"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single" w:sz="4" w:space="0" w:color="auto"/>
              <w:left w:val="nil"/>
              <w:bottom w:val="nil"/>
              <w:right w:val="nil"/>
            </w:tcBorders>
            <w:vAlign w:val="bottom"/>
          </w:tcPr>
          <w:p w14:paraId="33B39F37" w14:textId="698EE0B5"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p>
        </w:tc>
      </w:tr>
      <w:tr w:rsidR="00540046" w14:paraId="219EB623" w14:textId="77777777" w:rsidTr="00DD0B9A">
        <w:tc>
          <w:tcPr>
            <w:tcW w:w="1509" w:type="dxa"/>
            <w:tcBorders>
              <w:top w:val="nil"/>
              <w:left w:val="nil"/>
              <w:bottom w:val="nil"/>
              <w:right w:val="nil"/>
            </w:tcBorders>
            <w:vAlign w:val="bottom"/>
          </w:tcPr>
          <w:p w14:paraId="6501661F" w14:textId="1378EF70"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Hesperiidae</w:t>
            </w:r>
            <w:proofErr w:type="spellEnd"/>
          </w:p>
        </w:tc>
        <w:tc>
          <w:tcPr>
            <w:tcW w:w="2073" w:type="dxa"/>
            <w:tcBorders>
              <w:top w:val="nil"/>
              <w:left w:val="nil"/>
              <w:bottom w:val="nil"/>
              <w:right w:val="nil"/>
            </w:tcBorders>
            <w:vAlign w:val="bottom"/>
          </w:tcPr>
          <w:p w14:paraId="01B78D68" w14:textId="3907AFBD"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Atalopedes</w:t>
            </w:r>
            <w:proofErr w:type="spellEnd"/>
            <w:r w:rsidRPr="00155458">
              <w:rPr>
                <w:rFonts w:ascii="Times New Roman" w:hAnsi="Times New Roman" w:cs="Times New Roman"/>
                <w:i/>
                <w:iCs/>
                <w:color w:val="000000"/>
                <w:sz w:val="24"/>
                <w:szCs w:val="24"/>
              </w:rPr>
              <w:t xml:space="preserve"> campestris</w:t>
            </w:r>
          </w:p>
        </w:tc>
        <w:tc>
          <w:tcPr>
            <w:tcW w:w="1177" w:type="dxa"/>
            <w:tcBorders>
              <w:top w:val="nil"/>
              <w:left w:val="nil"/>
              <w:bottom w:val="nil"/>
              <w:right w:val="nil"/>
            </w:tcBorders>
            <w:vAlign w:val="bottom"/>
          </w:tcPr>
          <w:p w14:paraId="79B86F99" w14:textId="7CC4E4C0"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3</w:t>
            </w:r>
          </w:p>
        </w:tc>
        <w:tc>
          <w:tcPr>
            <w:tcW w:w="1620" w:type="dxa"/>
            <w:tcBorders>
              <w:top w:val="nil"/>
              <w:left w:val="nil"/>
              <w:bottom w:val="nil"/>
              <w:right w:val="nil"/>
            </w:tcBorders>
            <w:vAlign w:val="bottom"/>
          </w:tcPr>
          <w:p w14:paraId="339E2FDB" w14:textId="3AF4729C"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1F29CCB3" w14:textId="5D81A576"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C13250">
              <w:rPr>
                <w:rFonts w:ascii="Times New Roman" w:hAnsi="Times New Roman" w:cs="Times New Roman"/>
                <w:color w:val="000000"/>
                <w:sz w:val="24"/>
                <w:szCs w:val="24"/>
              </w:rPr>
              <w:t>, NABA North Jersey Chapter 2017</w:t>
            </w:r>
          </w:p>
        </w:tc>
      </w:tr>
      <w:tr w:rsidR="00540046" w14:paraId="523CEB3F" w14:textId="77777777" w:rsidTr="00DD0B9A">
        <w:tc>
          <w:tcPr>
            <w:tcW w:w="1509" w:type="dxa"/>
            <w:tcBorders>
              <w:top w:val="nil"/>
              <w:left w:val="nil"/>
              <w:bottom w:val="nil"/>
              <w:right w:val="nil"/>
            </w:tcBorders>
            <w:vAlign w:val="bottom"/>
          </w:tcPr>
          <w:p w14:paraId="60BE1EA6" w14:textId="21864965"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Hesperiidae</w:t>
            </w:r>
            <w:proofErr w:type="spellEnd"/>
          </w:p>
        </w:tc>
        <w:tc>
          <w:tcPr>
            <w:tcW w:w="2073" w:type="dxa"/>
            <w:tcBorders>
              <w:top w:val="nil"/>
              <w:left w:val="nil"/>
              <w:bottom w:val="nil"/>
              <w:right w:val="nil"/>
            </w:tcBorders>
            <w:vAlign w:val="bottom"/>
          </w:tcPr>
          <w:p w14:paraId="78AAC082" w14:textId="76EDAB7E"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Epargyreus</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clarus</w:t>
            </w:r>
            <w:proofErr w:type="spellEnd"/>
          </w:p>
        </w:tc>
        <w:tc>
          <w:tcPr>
            <w:tcW w:w="1177" w:type="dxa"/>
            <w:tcBorders>
              <w:top w:val="nil"/>
              <w:left w:val="nil"/>
              <w:bottom w:val="nil"/>
              <w:right w:val="nil"/>
            </w:tcBorders>
            <w:vAlign w:val="bottom"/>
          </w:tcPr>
          <w:p w14:paraId="49A8453F" w14:textId="2888911D"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2</w:t>
            </w:r>
          </w:p>
        </w:tc>
        <w:tc>
          <w:tcPr>
            <w:tcW w:w="1620" w:type="dxa"/>
            <w:tcBorders>
              <w:top w:val="nil"/>
              <w:left w:val="nil"/>
              <w:bottom w:val="nil"/>
              <w:right w:val="nil"/>
            </w:tcBorders>
            <w:vAlign w:val="bottom"/>
          </w:tcPr>
          <w:p w14:paraId="57754BD7" w14:textId="4EDD9D8B"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pupae</w:t>
            </w:r>
          </w:p>
        </w:tc>
        <w:tc>
          <w:tcPr>
            <w:tcW w:w="2976" w:type="dxa"/>
            <w:tcBorders>
              <w:top w:val="nil"/>
              <w:left w:val="nil"/>
              <w:bottom w:val="nil"/>
              <w:right w:val="nil"/>
            </w:tcBorders>
            <w:vAlign w:val="bottom"/>
          </w:tcPr>
          <w:p w14:paraId="65283317" w14:textId="17265B13"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w:t>
            </w:r>
            <w:r w:rsidR="00C13250">
              <w:rPr>
                <w:rFonts w:ascii="Times New Roman" w:hAnsi="Times New Roman" w:cs="Times New Roman"/>
                <w:color w:val="000000"/>
                <w:sz w:val="24"/>
                <w:szCs w:val="24"/>
              </w:rPr>
              <w:t>2, Hall 2008</w:t>
            </w:r>
          </w:p>
        </w:tc>
      </w:tr>
      <w:tr w:rsidR="00540046" w14:paraId="1B343B20" w14:textId="77777777" w:rsidTr="00DD0B9A">
        <w:tc>
          <w:tcPr>
            <w:tcW w:w="1509" w:type="dxa"/>
            <w:tcBorders>
              <w:top w:val="nil"/>
              <w:left w:val="nil"/>
              <w:bottom w:val="nil"/>
              <w:right w:val="nil"/>
            </w:tcBorders>
            <w:vAlign w:val="bottom"/>
          </w:tcPr>
          <w:p w14:paraId="0619AD53" w14:textId="37BA79E3"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Hesperiidae</w:t>
            </w:r>
            <w:proofErr w:type="spellEnd"/>
          </w:p>
        </w:tc>
        <w:tc>
          <w:tcPr>
            <w:tcW w:w="2073" w:type="dxa"/>
            <w:tcBorders>
              <w:top w:val="nil"/>
              <w:left w:val="nil"/>
              <w:bottom w:val="nil"/>
              <w:right w:val="nil"/>
            </w:tcBorders>
            <w:vAlign w:val="bottom"/>
          </w:tcPr>
          <w:p w14:paraId="221B1009" w14:textId="5FAA9952"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Erynnis</w:t>
            </w:r>
            <w:proofErr w:type="spellEnd"/>
            <w:r w:rsidRPr="00155458">
              <w:rPr>
                <w:rFonts w:ascii="Times New Roman" w:hAnsi="Times New Roman" w:cs="Times New Roman"/>
                <w:i/>
                <w:iCs/>
                <w:color w:val="000000"/>
                <w:sz w:val="24"/>
                <w:szCs w:val="24"/>
              </w:rPr>
              <w:t xml:space="preserve"> </w:t>
            </w:r>
            <w:r w:rsidR="002D4C38" w:rsidRPr="002D4C38">
              <w:rPr>
                <w:rFonts w:ascii="Times New Roman" w:hAnsi="Times New Roman" w:cs="Times New Roman"/>
                <w:color w:val="000000"/>
                <w:sz w:val="24"/>
                <w:szCs w:val="24"/>
              </w:rPr>
              <w:t>spp.</w:t>
            </w:r>
          </w:p>
        </w:tc>
        <w:tc>
          <w:tcPr>
            <w:tcW w:w="1177" w:type="dxa"/>
            <w:tcBorders>
              <w:top w:val="nil"/>
              <w:left w:val="nil"/>
              <w:bottom w:val="nil"/>
              <w:right w:val="nil"/>
            </w:tcBorders>
            <w:vAlign w:val="bottom"/>
          </w:tcPr>
          <w:p w14:paraId="0342FCAB" w14:textId="1A33C6A7"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3</w:t>
            </w:r>
          </w:p>
        </w:tc>
        <w:tc>
          <w:tcPr>
            <w:tcW w:w="1620" w:type="dxa"/>
            <w:tcBorders>
              <w:top w:val="nil"/>
              <w:left w:val="nil"/>
              <w:bottom w:val="nil"/>
              <w:right w:val="nil"/>
            </w:tcBorders>
            <w:vAlign w:val="bottom"/>
          </w:tcPr>
          <w:p w14:paraId="3BE3E5F7" w14:textId="26F1B34A"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055B50B7" w14:textId="4EBCB3B5"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C13250">
              <w:rPr>
                <w:rFonts w:ascii="Times New Roman" w:hAnsi="Times New Roman" w:cs="Times New Roman"/>
                <w:color w:val="000000"/>
                <w:sz w:val="24"/>
                <w:szCs w:val="24"/>
              </w:rPr>
              <w:t>, BAMONA 2022</w:t>
            </w:r>
          </w:p>
        </w:tc>
      </w:tr>
      <w:tr w:rsidR="00540046" w14:paraId="7EB6D94E" w14:textId="77777777" w:rsidTr="00DD0B9A">
        <w:tc>
          <w:tcPr>
            <w:tcW w:w="1509" w:type="dxa"/>
            <w:tcBorders>
              <w:top w:val="nil"/>
              <w:left w:val="nil"/>
              <w:bottom w:val="nil"/>
              <w:right w:val="nil"/>
            </w:tcBorders>
            <w:vAlign w:val="bottom"/>
          </w:tcPr>
          <w:p w14:paraId="1E333CE7" w14:textId="254F77CF"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Hesperiidae</w:t>
            </w:r>
            <w:proofErr w:type="spellEnd"/>
          </w:p>
        </w:tc>
        <w:tc>
          <w:tcPr>
            <w:tcW w:w="2073" w:type="dxa"/>
            <w:tcBorders>
              <w:top w:val="nil"/>
              <w:left w:val="nil"/>
              <w:bottom w:val="nil"/>
              <w:right w:val="nil"/>
            </w:tcBorders>
            <w:vAlign w:val="bottom"/>
          </w:tcPr>
          <w:p w14:paraId="2EB43CCA" w14:textId="4C5932D5"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Euphyes</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vestris</w:t>
            </w:r>
            <w:proofErr w:type="spellEnd"/>
          </w:p>
        </w:tc>
        <w:tc>
          <w:tcPr>
            <w:tcW w:w="1177" w:type="dxa"/>
            <w:tcBorders>
              <w:top w:val="nil"/>
              <w:left w:val="nil"/>
              <w:bottom w:val="nil"/>
              <w:right w:val="nil"/>
            </w:tcBorders>
            <w:vAlign w:val="bottom"/>
          </w:tcPr>
          <w:p w14:paraId="538CE72D" w14:textId="16544F55"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2</w:t>
            </w:r>
          </w:p>
        </w:tc>
        <w:tc>
          <w:tcPr>
            <w:tcW w:w="1620" w:type="dxa"/>
            <w:tcBorders>
              <w:top w:val="nil"/>
              <w:left w:val="nil"/>
              <w:bottom w:val="nil"/>
              <w:right w:val="nil"/>
            </w:tcBorders>
            <w:vAlign w:val="bottom"/>
          </w:tcPr>
          <w:p w14:paraId="5F8D825C" w14:textId="1247A74E"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699470C3" w14:textId="5A0E3E6B" w:rsidR="00AA3472" w:rsidRPr="004A3C6A" w:rsidRDefault="00D623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C13250">
              <w:rPr>
                <w:rFonts w:ascii="Times New Roman" w:hAnsi="Times New Roman" w:cs="Times New Roman"/>
                <w:color w:val="000000"/>
                <w:sz w:val="24"/>
                <w:szCs w:val="24"/>
              </w:rPr>
              <w:t>, BAMONA 2022</w:t>
            </w:r>
          </w:p>
        </w:tc>
      </w:tr>
      <w:tr w:rsidR="00540046" w14:paraId="06048439" w14:textId="77777777" w:rsidTr="00DD0B9A">
        <w:tc>
          <w:tcPr>
            <w:tcW w:w="1509" w:type="dxa"/>
            <w:tcBorders>
              <w:top w:val="nil"/>
              <w:left w:val="nil"/>
              <w:bottom w:val="nil"/>
              <w:right w:val="nil"/>
            </w:tcBorders>
            <w:vAlign w:val="bottom"/>
          </w:tcPr>
          <w:p w14:paraId="5E94C989" w14:textId="3A9FF718"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Hesperiidae</w:t>
            </w:r>
            <w:proofErr w:type="spellEnd"/>
          </w:p>
        </w:tc>
        <w:tc>
          <w:tcPr>
            <w:tcW w:w="2073" w:type="dxa"/>
            <w:tcBorders>
              <w:top w:val="nil"/>
              <w:left w:val="nil"/>
              <w:bottom w:val="nil"/>
              <w:right w:val="nil"/>
            </w:tcBorders>
            <w:vAlign w:val="bottom"/>
          </w:tcPr>
          <w:p w14:paraId="0D04711A" w14:textId="39BCC6B0"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Lerema</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accius</w:t>
            </w:r>
            <w:proofErr w:type="spellEnd"/>
          </w:p>
        </w:tc>
        <w:tc>
          <w:tcPr>
            <w:tcW w:w="1177" w:type="dxa"/>
            <w:tcBorders>
              <w:top w:val="nil"/>
              <w:left w:val="nil"/>
              <w:bottom w:val="nil"/>
              <w:right w:val="nil"/>
            </w:tcBorders>
            <w:vAlign w:val="bottom"/>
          </w:tcPr>
          <w:p w14:paraId="7E73AE3C" w14:textId="7437AC4D"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1</w:t>
            </w:r>
          </w:p>
        </w:tc>
        <w:tc>
          <w:tcPr>
            <w:tcW w:w="1620" w:type="dxa"/>
            <w:tcBorders>
              <w:top w:val="nil"/>
              <w:left w:val="nil"/>
              <w:bottom w:val="nil"/>
              <w:right w:val="nil"/>
            </w:tcBorders>
            <w:vAlign w:val="bottom"/>
          </w:tcPr>
          <w:p w14:paraId="36F0320D" w14:textId="6C4127FB"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pupae</w:t>
            </w:r>
          </w:p>
        </w:tc>
        <w:tc>
          <w:tcPr>
            <w:tcW w:w="2976" w:type="dxa"/>
            <w:tcBorders>
              <w:top w:val="nil"/>
              <w:left w:val="nil"/>
              <w:bottom w:val="nil"/>
              <w:right w:val="nil"/>
            </w:tcBorders>
            <w:vAlign w:val="bottom"/>
          </w:tcPr>
          <w:p w14:paraId="67AD7F96" w14:textId="7DA65728" w:rsidR="00AA3472" w:rsidRPr="004A3C6A" w:rsidRDefault="00D623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C13250">
              <w:rPr>
                <w:rFonts w:ascii="Times New Roman" w:hAnsi="Times New Roman" w:cs="Times New Roman"/>
                <w:color w:val="000000"/>
                <w:sz w:val="24"/>
                <w:szCs w:val="24"/>
              </w:rPr>
              <w:t>, Burgess 2018</w:t>
            </w:r>
          </w:p>
        </w:tc>
      </w:tr>
      <w:tr w:rsidR="00540046" w14:paraId="75CA38AB" w14:textId="77777777" w:rsidTr="00DD0B9A">
        <w:tc>
          <w:tcPr>
            <w:tcW w:w="1509" w:type="dxa"/>
            <w:tcBorders>
              <w:top w:val="nil"/>
              <w:left w:val="nil"/>
              <w:bottom w:val="nil"/>
              <w:right w:val="nil"/>
            </w:tcBorders>
            <w:vAlign w:val="bottom"/>
          </w:tcPr>
          <w:p w14:paraId="7651334E" w14:textId="25D71788"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Hesperiidae</w:t>
            </w:r>
            <w:proofErr w:type="spellEnd"/>
          </w:p>
        </w:tc>
        <w:tc>
          <w:tcPr>
            <w:tcW w:w="2073" w:type="dxa"/>
            <w:tcBorders>
              <w:top w:val="nil"/>
              <w:left w:val="nil"/>
              <w:bottom w:val="nil"/>
              <w:right w:val="nil"/>
            </w:tcBorders>
            <w:vAlign w:val="bottom"/>
          </w:tcPr>
          <w:p w14:paraId="242A24CF" w14:textId="1A1F29E1"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Nastra</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lherminier</w:t>
            </w:r>
            <w:proofErr w:type="spellEnd"/>
          </w:p>
        </w:tc>
        <w:tc>
          <w:tcPr>
            <w:tcW w:w="1177" w:type="dxa"/>
            <w:tcBorders>
              <w:top w:val="nil"/>
              <w:left w:val="nil"/>
              <w:bottom w:val="nil"/>
              <w:right w:val="nil"/>
            </w:tcBorders>
            <w:vAlign w:val="bottom"/>
          </w:tcPr>
          <w:p w14:paraId="7FD2DB35" w14:textId="16DA01C2"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2</w:t>
            </w:r>
          </w:p>
        </w:tc>
        <w:tc>
          <w:tcPr>
            <w:tcW w:w="1620" w:type="dxa"/>
            <w:tcBorders>
              <w:top w:val="nil"/>
              <w:left w:val="nil"/>
              <w:bottom w:val="nil"/>
              <w:right w:val="nil"/>
            </w:tcBorders>
            <w:vAlign w:val="bottom"/>
          </w:tcPr>
          <w:p w14:paraId="5730816E" w14:textId="1AA7BAAD"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539E2A51" w14:textId="25FEF8D8" w:rsidR="00AA3472" w:rsidRPr="004A3C6A" w:rsidRDefault="00D623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C13250">
              <w:rPr>
                <w:rFonts w:ascii="Times New Roman" w:hAnsi="Times New Roman" w:cs="Times New Roman"/>
                <w:color w:val="000000"/>
                <w:sz w:val="24"/>
                <w:szCs w:val="24"/>
              </w:rPr>
              <w:t>, NABA North Jersey Chapter 2017</w:t>
            </w:r>
          </w:p>
        </w:tc>
      </w:tr>
      <w:tr w:rsidR="00540046" w14:paraId="00BD1915" w14:textId="77777777" w:rsidTr="00DD0B9A">
        <w:tc>
          <w:tcPr>
            <w:tcW w:w="1509" w:type="dxa"/>
            <w:tcBorders>
              <w:top w:val="nil"/>
              <w:left w:val="nil"/>
              <w:bottom w:val="nil"/>
              <w:right w:val="nil"/>
            </w:tcBorders>
            <w:vAlign w:val="bottom"/>
          </w:tcPr>
          <w:p w14:paraId="787C7049" w14:textId="0C3D494D"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Hesperiidae</w:t>
            </w:r>
            <w:proofErr w:type="spellEnd"/>
          </w:p>
        </w:tc>
        <w:tc>
          <w:tcPr>
            <w:tcW w:w="2073" w:type="dxa"/>
            <w:tcBorders>
              <w:top w:val="nil"/>
              <w:left w:val="nil"/>
              <w:bottom w:val="nil"/>
              <w:right w:val="nil"/>
            </w:tcBorders>
            <w:vAlign w:val="bottom"/>
          </w:tcPr>
          <w:p w14:paraId="58ECA8E3" w14:textId="78D5480E" w:rsidR="00AA3472" w:rsidRPr="00155458" w:rsidRDefault="00AA3472" w:rsidP="00386B01">
            <w:pPr>
              <w:rPr>
                <w:rFonts w:ascii="Times New Roman" w:eastAsia="Times New Roman" w:hAnsi="Times New Roman" w:cs="Times New Roman"/>
                <w:i/>
                <w:iCs/>
                <w:sz w:val="24"/>
                <w:szCs w:val="24"/>
              </w:rPr>
            </w:pPr>
            <w:r w:rsidRPr="00155458">
              <w:rPr>
                <w:rFonts w:ascii="Times New Roman" w:hAnsi="Times New Roman" w:cs="Times New Roman"/>
                <w:i/>
                <w:iCs/>
                <w:color w:val="000000"/>
                <w:sz w:val="24"/>
                <w:szCs w:val="24"/>
              </w:rPr>
              <w:t xml:space="preserve">Polites </w:t>
            </w:r>
            <w:proofErr w:type="spellStart"/>
            <w:r w:rsidRPr="00155458">
              <w:rPr>
                <w:rFonts w:ascii="Times New Roman" w:hAnsi="Times New Roman" w:cs="Times New Roman"/>
                <w:i/>
                <w:iCs/>
                <w:color w:val="000000"/>
                <w:sz w:val="24"/>
                <w:szCs w:val="24"/>
              </w:rPr>
              <w:t>origenes</w:t>
            </w:r>
            <w:proofErr w:type="spellEnd"/>
          </w:p>
        </w:tc>
        <w:tc>
          <w:tcPr>
            <w:tcW w:w="1177" w:type="dxa"/>
            <w:tcBorders>
              <w:top w:val="nil"/>
              <w:left w:val="nil"/>
              <w:bottom w:val="nil"/>
              <w:right w:val="nil"/>
            </w:tcBorders>
            <w:vAlign w:val="bottom"/>
          </w:tcPr>
          <w:p w14:paraId="0A17FCC9" w14:textId="4FEB37A8"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2</w:t>
            </w:r>
          </w:p>
        </w:tc>
        <w:tc>
          <w:tcPr>
            <w:tcW w:w="1620" w:type="dxa"/>
            <w:tcBorders>
              <w:top w:val="nil"/>
              <w:left w:val="nil"/>
              <w:bottom w:val="nil"/>
              <w:right w:val="nil"/>
            </w:tcBorders>
            <w:vAlign w:val="bottom"/>
          </w:tcPr>
          <w:p w14:paraId="55496936" w14:textId="3F09479D"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0C49A7F5" w14:textId="0935D38F" w:rsidR="00AA3472" w:rsidRPr="004A3C6A" w:rsidRDefault="00D623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5C4F8F">
              <w:rPr>
                <w:rFonts w:ascii="Times New Roman" w:hAnsi="Times New Roman" w:cs="Times New Roman"/>
                <w:color w:val="000000"/>
                <w:sz w:val="24"/>
                <w:szCs w:val="24"/>
              </w:rPr>
              <w:t>, BAMONA 2022</w:t>
            </w:r>
          </w:p>
        </w:tc>
      </w:tr>
      <w:tr w:rsidR="00540046" w14:paraId="49E6CF00" w14:textId="77777777" w:rsidTr="00DD0B9A">
        <w:tc>
          <w:tcPr>
            <w:tcW w:w="1509" w:type="dxa"/>
            <w:tcBorders>
              <w:top w:val="nil"/>
              <w:left w:val="nil"/>
              <w:bottom w:val="nil"/>
              <w:right w:val="nil"/>
            </w:tcBorders>
            <w:vAlign w:val="bottom"/>
          </w:tcPr>
          <w:p w14:paraId="7177DB25" w14:textId="2631BBC8"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Hesperiidae</w:t>
            </w:r>
            <w:proofErr w:type="spellEnd"/>
          </w:p>
        </w:tc>
        <w:tc>
          <w:tcPr>
            <w:tcW w:w="2073" w:type="dxa"/>
            <w:tcBorders>
              <w:top w:val="nil"/>
              <w:left w:val="nil"/>
              <w:bottom w:val="nil"/>
              <w:right w:val="nil"/>
            </w:tcBorders>
            <w:vAlign w:val="bottom"/>
          </w:tcPr>
          <w:p w14:paraId="1E1F1434" w14:textId="293A402B"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Pompeius</w:t>
            </w:r>
            <w:proofErr w:type="spellEnd"/>
            <w:r w:rsidRPr="00155458">
              <w:rPr>
                <w:rFonts w:ascii="Times New Roman" w:hAnsi="Times New Roman" w:cs="Times New Roman"/>
                <w:i/>
                <w:iCs/>
                <w:color w:val="000000"/>
                <w:sz w:val="24"/>
                <w:szCs w:val="24"/>
              </w:rPr>
              <w:t xml:space="preserve"> verna</w:t>
            </w:r>
          </w:p>
        </w:tc>
        <w:tc>
          <w:tcPr>
            <w:tcW w:w="1177" w:type="dxa"/>
            <w:tcBorders>
              <w:top w:val="nil"/>
              <w:left w:val="nil"/>
              <w:bottom w:val="nil"/>
              <w:right w:val="nil"/>
            </w:tcBorders>
            <w:vAlign w:val="bottom"/>
          </w:tcPr>
          <w:p w14:paraId="2956D45A" w14:textId="0DC30685"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2</w:t>
            </w:r>
          </w:p>
        </w:tc>
        <w:tc>
          <w:tcPr>
            <w:tcW w:w="1620" w:type="dxa"/>
            <w:tcBorders>
              <w:top w:val="nil"/>
              <w:left w:val="nil"/>
              <w:bottom w:val="nil"/>
              <w:right w:val="nil"/>
            </w:tcBorders>
            <w:vAlign w:val="bottom"/>
          </w:tcPr>
          <w:p w14:paraId="031D42C9" w14:textId="620D286D"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1FBDA81B" w14:textId="41215DD7" w:rsidR="00AA3472" w:rsidRPr="004A3C6A" w:rsidRDefault="00D623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5C4F8F">
              <w:rPr>
                <w:rFonts w:ascii="Times New Roman" w:hAnsi="Times New Roman" w:cs="Times New Roman"/>
                <w:color w:val="000000"/>
                <w:sz w:val="24"/>
                <w:szCs w:val="24"/>
              </w:rPr>
              <w:t>, Alabama Butterfly Atlas 2022</w:t>
            </w:r>
            <w:r w:rsidR="00AA3472" w:rsidRPr="004A3C6A">
              <w:rPr>
                <w:rFonts w:ascii="Times New Roman" w:hAnsi="Times New Roman" w:cs="Times New Roman"/>
                <w:color w:val="000000"/>
                <w:sz w:val="24"/>
                <w:szCs w:val="24"/>
              </w:rPr>
              <w:t>. Note possible main change</w:t>
            </w:r>
          </w:p>
        </w:tc>
      </w:tr>
      <w:tr w:rsidR="00540046" w14:paraId="2A2CA07A" w14:textId="77777777" w:rsidTr="00DD0B9A">
        <w:tc>
          <w:tcPr>
            <w:tcW w:w="1509" w:type="dxa"/>
            <w:tcBorders>
              <w:top w:val="nil"/>
              <w:left w:val="nil"/>
              <w:bottom w:val="nil"/>
              <w:right w:val="nil"/>
            </w:tcBorders>
            <w:vAlign w:val="bottom"/>
          </w:tcPr>
          <w:p w14:paraId="36A01FDF" w14:textId="5CFDB2F5"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Hesperiidae</w:t>
            </w:r>
            <w:proofErr w:type="spellEnd"/>
          </w:p>
        </w:tc>
        <w:tc>
          <w:tcPr>
            <w:tcW w:w="2073" w:type="dxa"/>
            <w:tcBorders>
              <w:top w:val="nil"/>
              <w:left w:val="nil"/>
              <w:bottom w:val="nil"/>
              <w:right w:val="nil"/>
            </w:tcBorders>
            <w:vAlign w:val="bottom"/>
          </w:tcPr>
          <w:p w14:paraId="37F384EE" w14:textId="3ABC677F"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Pyrgus</w:t>
            </w:r>
            <w:proofErr w:type="spellEnd"/>
            <w:r w:rsidRPr="00155458">
              <w:rPr>
                <w:rFonts w:ascii="Times New Roman" w:hAnsi="Times New Roman" w:cs="Times New Roman"/>
                <w:i/>
                <w:iCs/>
                <w:color w:val="000000"/>
                <w:sz w:val="24"/>
                <w:szCs w:val="24"/>
              </w:rPr>
              <w:t xml:space="preserve"> communis</w:t>
            </w:r>
          </w:p>
        </w:tc>
        <w:tc>
          <w:tcPr>
            <w:tcW w:w="1177" w:type="dxa"/>
            <w:tcBorders>
              <w:top w:val="nil"/>
              <w:left w:val="nil"/>
              <w:bottom w:val="nil"/>
              <w:right w:val="nil"/>
            </w:tcBorders>
            <w:vAlign w:val="bottom"/>
          </w:tcPr>
          <w:p w14:paraId="143F6CEA" w14:textId="0DDDD1AB"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3</w:t>
            </w:r>
          </w:p>
        </w:tc>
        <w:tc>
          <w:tcPr>
            <w:tcW w:w="1620" w:type="dxa"/>
            <w:tcBorders>
              <w:top w:val="nil"/>
              <w:left w:val="nil"/>
              <w:bottom w:val="nil"/>
              <w:right w:val="nil"/>
            </w:tcBorders>
            <w:vAlign w:val="bottom"/>
          </w:tcPr>
          <w:p w14:paraId="6042074D" w14:textId="2DD4C7FF"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1F8E1E49" w14:textId="139128EE" w:rsidR="00AA3472" w:rsidRPr="004A3C6A" w:rsidRDefault="00D623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5C4F8F">
              <w:rPr>
                <w:rFonts w:ascii="Times New Roman" w:hAnsi="Times New Roman" w:cs="Times New Roman"/>
                <w:color w:val="000000"/>
                <w:sz w:val="24"/>
                <w:szCs w:val="24"/>
              </w:rPr>
              <w:t xml:space="preserve">, BAMONA 2022. </w:t>
            </w:r>
            <w:r w:rsidR="00AA3472" w:rsidRPr="004A3C6A">
              <w:rPr>
                <w:rFonts w:ascii="Times New Roman" w:hAnsi="Times New Roman" w:cs="Times New Roman"/>
                <w:color w:val="000000"/>
                <w:sz w:val="24"/>
                <w:szCs w:val="24"/>
              </w:rPr>
              <w:t>Note possible name change</w:t>
            </w:r>
          </w:p>
        </w:tc>
      </w:tr>
      <w:tr w:rsidR="00540046" w14:paraId="5B0BD541" w14:textId="77777777" w:rsidTr="00DD0B9A">
        <w:tc>
          <w:tcPr>
            <w:tcW w:w="1509" w:type="dxa"/>
            <w:tcBorders>
              <w:top w:val="nil"/>
              <w:left w:val="nil"/>
              <w:bottom w:val="nil"/>
              <w:right w:val="nil"/>
            </w:tcBorders>
            <w:vAlign w:val="bottom"/>
          </w:tcPr>
          <w:p w14:paraId="0D152684" w14:textId="0BC74FE7"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lastRenderedPageBreak/>
              <w:t>Hesperiidae</w:t>
            </w:r>
            <w:proofErr w:type="spellEnd"/>
          </w:p>
        </w:tc>
        <w:tc>
          <w:tcPr>
            <w:tcW w:w="2073" w:type="dxa"/>
            <w:tcBorders>
              <w:top w:val="nil"/>
              <w:left w:val="nil"/>
              <w:bottom w:val="nil"/>
              <w:right w:val="nil"/>
            </w:tcBorders>
            <w:vAlign w:val="bottom"/>
          </w:tcPr>
          <w:p w14:paraId="7F734049" w14:textId="68DB3D9D"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Thorybes</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bathyllus</w:t>
            </w:r>
            <w:proofErr w:type="spellEnd"/>
          </w:p>
        </w:tc>
        <w:tc>
          <w:tcPr>
            <w:tcW w:w="1177" w:type="dxa"/>
            <w:tcBorders>
              <w:top w:val="nil"/>
              <w:left w:val="nil"/>
              <w:bottom w:val="nil"/>
              <w:right w:val="nil"/>
            </w:tcBorders>
            <w:vAlign w:val="bottom"/>
          </w:tcPr>
          <w:p w14:paraId="0376226A" w14:textId="11C14D30"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2</w:t>
            </w:r>
          </w:p>
        </w:tc>
        <w:tc>
          <w:tcPr>
            <w:tcW w:w="1620" w:type="dxa"/>
            <w:tcBorders>
              <w:top w:val="nil"/>
              <w:left w:val="nil"/>
              <w:bottom w:val="nil"/>
              <w:right w:val="nil"/>
            </w:tcBorders>
            <w:vAlign w:val="bottom"/>
          </w:tcPr>
          <w:p w14:paraId="6612F394" w14:textId="570958C7"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1C17E07D" w14:textId="75BA560A" w:rsidR="00AA3472" w:rsidRPr="004A3C6A" w:rsidRDefault="00D623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w:t>
            </w:r>
            <w:r w:rsidR="005C4F8F">
              <w:rPr>
                <w:rFonts w:ascii="Times New Roman" w:hAnsi="Times New Roman" w:cs="Times New Roman"/>
                <w:color w:val="000000"/>
                <w:sz w:val="24"/>
                <w:szCs w:val="24"/>
              </w:rPr>
              <w:t>2, BAMONA 2022</w:t>
            </w:r>
            <w:r w:rsidR="00AA3472" w:rsidRPr="004A3C6A">
              <w:rPr>
                <w:rFonts w:ascii="Times New Roman" w:hAnsi="Times New Roman" w:cs="Times New Roman"/>
                <w:color w:val="000000"/>
                <w:sz w:val="24"/>
                <w:szCs w:val="24"/>
              </w:rPr>
              <w:t>. Note possible name change</w:t>
            </w:r>
          </w:p>
        </w:tc>
      </w:tr>
      <w:tr w:rsidR="00540046" w14:paraId="21C7F3B3" w14:textId="77777777" w:rsidTr="00DD0B9A">
        <w:tc>
          <w:tcPr>
            <w:tcW w:w="1509" w:type="dxa"/>
            <w:tcBorders>
              <w:top w:val="nil"/>
              <w:left w:val="nil"/>
              <w:bottom w:val="nil"/>
              <w:right w:val="nil"/>
            </w:tcBorders>
            <w:vAlign w:val="bottom"/>
          </w:tcPr>
          <w:p w14:paraId="70010EC7" w14:textId="7850FDCC"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Hesperiidae</w:t>
            </w:r>
            <w:proofErr w:type="spellEnd"/>
          </w:p>
        </w:tc>
        <w:tc>
          <w:tcPr>
            <w:tcW w:w="2073" w:type="dxa"/>
            <w:tcBorders>
              <w:top w:val="nil"/>
              <w:left w:val="nil"/>
              <w:bottom w:val="nil"/>
              <w:right w:val="nil"/>
            </w:tcBorders>
            <w:vAlign w:val="bottom"/>
          </w:tcPr>
          <w:p w14:paraId="73A0E545" w14:textId="3DD79F01"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Wallengrenia</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otho</w:t>
            </w:r>
            <w:proofErr w:type="spellEnd"/>
          </w:p>
        </w:tc>
        <w:tc>
          <w:tcPr>
            <w:tcW w:w="1177" w:type="dxa"/>
            <w:tcBorders>
              <w:top w:val="nil"/>
              <w:left w:val="nil"/>
              <w:bottom w:val="nil"/>
              <w:right w:val="nil"/>
            </w:tcBorders>
            <w:vAlign w:val="bottom"/>
          </w:tcPr>
          <w:p w14:paraId="7E88875E" w14:textId="3FBAE987"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2</w:t>
            </w:r>
          </w:p>
        </w:tc>
        <w:tc>
          <w:tcPr>
            <w:tcW w:w="1620" w:type="dxa"/>
            <w:tcBorders>
              <w:top w:val="nil"/>
              <w:left w:val="nil"/>
              <w:bottom w:val="nil"/>
              <w:right w:val="nil"/>
            </w:tcBorders>
            <w:vAlign w:val="bottom"/>
          </w:tcPr>
          <w:p w14:paraId="56BE125D" w14:textId="1C9FADA6"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4CE25447" w14:textId="4B31246A" w:rsidR="00AA3472" w:rsidRPr="004A3C6A" w:rsidRDefault="00D623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5C4F8F">
              <w:rPr>
                <w:rFonts w:ascii="Times New Roman" w:hAnsi="Times New Roman" w:cs="Times New Roman"/>
                <w:color w:val="000000"/>
                <w:sz w:val="24"/>
                <w:szCs w:val="24"/>
              </w:rPr>
              <w:t>, Burgess 2018</w:t>
            </w:r>
            <w:r w:rsidR="00AA3472" w:rsidRPr="004A3C6A">
              <w:rPr>
                <w:rFonts w:ascii="Times New Roman" w:hAnsi="Times New Roman" w:cs="Times New Roman"/>
                <w:color w:val="000000"/>
                <w:sz w:val="24"/>
                <w:szCs w:val="24"/>
              </w:rPr>
              <w:t>. Note name change</w:t>
            </w:r>
          </w:p>
        </w:tc>
      </w:tr>
      <w:tr w:rsidR="00540046" w14:paraId="1175AA00" w14:textId="77777777" w:rsidTr="00DD0B9A">
        <w:tc>
          <w:tcPr>
            <w:tcW w:w="1509" w:type="dxa"/>
            <w:tcBorders>
              <w:top w:val="nil"/>
              <w:left w:val="nil"/>
              <w:bottom w:val="nil"/>
              <w:right w:val="nil"/>
            </w:tcBorders>
            <w:vAlign w:val="bottom"/>
          </w:tcPr>
          <w:p w14:paraId="0EDCCD95" w14:textId="562573BE"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Lycaenidae</w:t>
            </w:r>
            <w:proofErr w:type="spellEnd"/>
          </w:p>
        </w:tc>
        <w:tc>
          <w:tcPr>
            <w:tcW w:w="2073" w:type="dxa"/>
            <w:tcBorders>
              <w:top w:val="nil"/>
              <w:left w:val="nil"/>
              <w:bottom w:val="nil"/>
              <w:right w:val="nil"/>
            </w:tcBorders>
            <w:vAlign w:val="bottom"/>
          </w:tcPr>
          <w:p w14:paraId="47C77F68" w14:textId="13FBC394"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Calycopis</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cecrops</w:t>
            </w:r>
            <w:proofErr w:type="spellEnd"/>
          </w:p>
        </w:tc>
        <w:tc>
          <w:tcPr>
            <w:tcW w:w="1177" w:type="dxa"/>
            <w:tcBorders>
              <w:top w:val="nil"/>
              <w:left w:val="nil"/>
              <w:bottom w:val="nil"/>
              <w:right w:val="nil"/>
            </w:tcBorders>
            <w:vAlign w:val="bottom"/>
          </w:tcPr>
          <w:p w14:paraId="4B6F8E0D" w14:textId="009DB7A3"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2</w:t>
            </w:r>
          </w:p>
        </w:tc>
        <w:tc>
          <w:tcPr>
            <w:tcW w:w="1620" w:type="dxa"/>
            <w:tcBorders>
              <w:top w:val="nil"/>
              <w:left w:val="nil"/>
              <w:bottom w:val="nil"/>
              <w:right w:val="nil"/>
            </w:tcBorders>
            <w:vAlign w:val="bottom"/>
          </w:tcPr>
          <w:p w14:paraId="11A95753" w14:textId="34D58D9A"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7DC53455" w14:textId="70E8AE98" w:rsidR="00AA3472" w:rsidRPr="004A3C6A" w:rsidRDefault="00D623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5C4F8F">
              <w:rPr>
                <w:rFonts w:ascii="Times New Roman" w:hAnsi="Times New Roman" w:cs="Times New Roman"/>
                <w:color w:val="000000"/>
                <w:sz w:val="24"/>
                <w:szCs w:val="24"/>
              </w:rPr>
              <w:t xml:space="preserve">, </w:t>
            </w:r>
            <w:proofErr w:type="gramStart"/>
            <w:r w:rsidR="005C4F8F">
              <w:rPr>
                <w:rFonts w:ascii="Times New Roman" w:hAnsi="Times New Roman" w:cs="Times New Roman"/>
                <w:color w:val="000000"/>
                <w:sz w:val="24"/>
                <w:szCs w:val="24"/>
              </w:rPr>
              <w:t>Hall</w:t>
            </w:r>
            <w:proofErr w:type="gramEnd"/>
            <w:r w:rsidR="005C4F8F">
              <w:rPr>
                <w:rFonts w:ascii="Times New Roman" w:hAnsi="Times New Roman" w:cs="Times New Roman"/>
                <w:color w:val="000000"/>
                <w:sz w:val="24"/>
                <w:szCs w:val="24"/>
              </w:rPr>
              <w:t xml:space="preserve"> and Butler 2019</w:t>
            </w:r>
          </w:p>
        </w:tc>
      </w:tr>
      <w:tr w:rsidR="00540046" w14:paraId="23C8D213" w14:textId="77777777" w:rsidTr="00DD0B9A">
        <w:tc>
          <w:tcPr>
            <w:tcW w:w="1509" w:type="dxa"/>
            <w:tcBorders>
              <w:top w:val="nil"/>
              <w:left w:val="nil"/>
              <w:bottom w:val="nil"/>
              <w:right w:val="nil"/>
            </w:tcBorders>
            <w:vAlign w:val="bottom"/>
          </w:tcPr>
          <w:p w14:paraId="0BD3402F" w14:textId="343A6779"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Lycaenidae</w:t>
            </w:r>
            <w:proofErr w:type="spellEnd"/>
          </w:p>
        </w:tc>
        <w:tc>
          <w:tcPr>
            <w:tcW w:w="2073" w:type="dxa"/>
            <w:tcBorders>
              <w:top w:val="nil"/>
              <w:left w:val="nil"/>
              <w:bottom w:val="nil"/>
              <w:right w:val="nil"/>
            </w:tcBorders>
            <w:vAlign w:val="bottom"/>
          </w:tcPr>
          <w:p w14:paraId="42520631" w14:textId="20DE4F45"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Celastrina</w:t>
            </w:r>
            <w:proofErr w:type="spellEnd"/>
            <w:r w:rsidRPr="00155458">
              <w:rPr>
                <w:rFonts w:ascii="Times New Roman" w:hAnsi="Times New Roman" w:cs="Times New Roman"/>
                <w:i/>
                <w:iCs/>
                <w:color w:val="000000"/>
                <w:sz w:val="24"/>
                <w:szCs w:val="24"/>
              </w:rPr>
              <w:t xml:space="preserve"> </w:t>
            </w:r>
            <w:r w:rsidR="002D4C38" w:rsidRPr="002D4C38">
              <w:rPr>
                <w:rFonts w:ascii="Times New Roman" w:hAnsi="Times New Roman" w:cs="Times New Roman"/>
                <w:color w:val="000000"/>
                <w:sz w:val="24"/>
                <w:szCs w:val="24"/>
              </w:rPr>
              <w:t>spp.</w:t>
            </w:r>
          </w:p>
        </w:tc>
        <w:tc>
          <w:tcPr>
            <w:tcW w:w="1177" w:type="dxa"/>
            <w:tcBorders>
              <w:top w:val="nil"/>
              <w:left w:val="nil"/>
              <w:bottom w:val="nil"/>
              <w:right w:val="nil"/>
            </w:tcBorders>
            <w:vAlign w:val="bottom"/>
          </w:tcPr>
          <w:p w14:paraId="5FC46BB4" w14:textId="7144F099"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3</w:t>
            </w:r>
          </w:p>
        </w:tc>
        <w:tc>
          <w:tcPr>
            <w:tcW w:w="1620" w:type="dxa"/>
            <w:tcBorders>
              <w:top w:val="nil"/>
              <w:left w:val="nil"/>
              <w:bottom w:val="nil"/>
              <w:right w:val="nil"/>
            </w:tcBorders>
            <w:vAlign w:val="bottom"/>
          </w:tcPr>
          <w:p w14:paraId="0D64B36F" w14:textId="2067CA05"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pupae</w:t>
            </w:r>
          </w:p>
        </w:tc>
        <w:tc>
          <w:tcPr>
            <w:tcW w:w="2976" w:type="dxa"/>
            <w:tcBorders>
              <w:top w:val="nil"/>
              <w:left w:val="nil"/>
              <w:bottom w:val="nil"/>
              <w:right w:val="nil"/>
            </w:tcBorders>
            <w:vAlign w:val="bottom"/>
          </w:tcPr>
          <w:p w14:paraId="36E5AA73" w14:textId="27835016" w:rsidR="00AA3472" w:rsidRPr="004A3C6A" w:rsidRDefault="00D623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E27A8B">
              <w:rPr>
                <w:rFonts w:ascii="Times New Roman" w:hAnsi="Times New Roman" w:cs="Times New Roman"/>
                <w:color w:val="000000"/>
                <w:sz w:val="24"/>
                <w:szCs w:val="24"/>
              </w:rPr>
              <w:t>, BAMONA 2022</w:t>
            </w:r>
            <w:r w:rsidR="002D4C38">
              <w:rPr>
                <w:rFonts w:ascii="Times New Roman" w:hAnsi="Times New Roman" w:cs="Times New Roman"/>
                <w:color w:val="000000"/>
                <w:sz w:val="24"/>
                <w:szCs w:val="24"/>
              </w:rPr>
              <w:t>, Alabama Butterfly Atlas 2022</w:t>
            </w:r>
          </w:p>
        </w:tc>
      </w:tr>
      <w:tr w:rsidR="00540046" w14:paraId="2E6BA30F" w14:textId="77777777" w:rsidTr="00DD0B9A">
        <w:tc>
          <w:tcPr>
            <w:tcW w:w="1509" w:type="dxa"/>
            <w:tcBorders>
              <w:top w:val="nil"/>
              <w:left w:val="nil"/>
              <w:bottom w:val="nil"/>
              <w:right w:val="nil"/>
            </w:tcBorders>
            <w:vAlign w:val="bottom"/>
          </w:tcPr>
          <w:p w14:paraId="6A2FE3A3" w14:textId="3FA0539D"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Lycaenidae</w:t>
            </w:r>
            <w:proofErr w:type="spellEnd"/>
          </w:p>
        </w:tc>
        <w:tc>
          <w:tcPr>
            <w:tcW w:w="2073" w:type="dxa"/>
            <w:tcBorders>
              <w:top w:val="nil"/>
              <w:left w:val="nil"/>
              <w:bottom w:val="nil"/>
              <w:right w:val="nil"/>
            </w:tcBorders>
            <w:vAlign w:val="bottom"/>
          </w:tcPr>
          <w:p w14:paraId="4A3CE205" w14:textId="4EF23CA1" w:rsidR="00AA3472" w:rsidRPr="00155458" w:rsidRDefault="00AA3472" w:rsidP="00386B01">
            <w:pPr>
              <w:rPr>
                <w:rFonts w:ascii="Times New Roman" w:eastAsia="Times New Roman" w:hAnsi="Times New Roman" w:cs="Times New Roman"/>
                <w:i/>
                <w:iCs/>
                <w:sz w:val="24"/>
                <w:szCs w:val="24"/>
              </w:rPr>
            </w:pPr>
            <w:r w:rsidRPr="00155458">
              <w:rPr>
                <w:rFonts w:ascii="Times New Roman" w:hAnsi="Times New Roman" w:cs="Times New Roman"/>
                <w:i/>
                <w:iCs/>
                <w:color w:val="000000"/>
                <w:sz w:val="24"/>
                <w:szCs w:val="24"/>
              </w:rPr>
              <w:t xml:space="preserve">Cupido </w:t>
            </w:r>
            <w:proofErr w:type="spellStart"/>
            <w:r w:rsidRPr="00155458">
              <w:rPr>
                <w:rFonts w:ascii="Times New Roman" w:hAnsi="Times New Roman" w:cs="Times New Roman"/>
                <w:i/>
                <w:iCs/>
                <w:color w:val="000000"/>
                <w:sz w:val="24"/>
                <w:szCs w:val="24"/>
              </w:rPr>
              <w:t>comyntas</w:t>
            </w:r>
            <w:proofErr w:type="spellEnd"/>
          </w:p>
        </w:tc>
        <w:tc>
          <w:tcPr>
            <w:tcW w:w="1177" w:type="dxa"/>
            <w:tcBorders>
              <w:top w:val="nil"/>
              <w:left w:val="nil"/>
              <w:bottom w:val="nil"/>
              <w:right w:val="nil"/>
            </w:tcBorders>
            <w:vAlign w:val="bottom"/>
          </w:tcPr>
          <w:p w14:paraId="1CB7B2AF" w14:textId="7CCF1264"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4.5</w:t>
            </w:r>
          </w:p>
        </w:tc>
        <w:tc>
          <w:tcPr>
            <w:tcW w:w="1620" w:type="dxa"/>
            <w:tcBorders>
              <w:top w:val="nil"/>
              <w:left w:val="nil"/>
              <w:bottom w:val="nil"/>
              <w:right w:val="nil"/>
            </w:tcBorders>
            <w:vAlign w:val="bottom"/>
          </w:tcPr>
          <w:p w14:paraId="4E4EA762" w14:textId="48BDD465"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32B6EB3F" w14:textId="67E58DE2" w:rsidR="00AA3472" w:rsidRPr="004A3C6A" w:rsidRDefault="00D623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E27A8B">
              <w:rPr>
                <w:rFonts w:ascii="Times New Roman" w:hAnsi="Times New Roman" w:cs="Times New Roman"/>
                <w:color w:val="000000"/>
                <w:sz w:val="24"/>
                <w:szCs w:val="24"/>
              </w:rPr>
              <w:t>, BAMONA 2022</w:t>
            </w:r>
          </w:p>
        </w:tc>
      </w:tr>
      <w:tr w:rsidR="00540046" w14:paraId="70B26181" w14:textId="77777777" w:rsidTr="00DD0B9A">
        <w:tc>
          <w:tcPr>
            <w:tcW w:w="1509" w:type="dxa"/>
            <w:tcBorders>
              <w:top w:val="nil"/>
              <w:left w:val="nil"/>
              <w:bottom w:val="nil"/>
              <w:right w:val="nil"/>
            </w:tcBorders>
            <w:vAlign w:val="bottom"/>
          </w:tcPr>
          <w:p w14:paraId="725B41C0" w14:textId="04B492E5"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Lycaenidae</w:t>
            </w:r>
            <w:proofErr w:type="spellEnd"/>
          </w:p>
        </w:tc>
        <w:tc>
          <w:tcPr>
            <w:tcW w:w="2073" w:type="dxa"/>
            <w:tcBorders>
              <w:top w:val="nil"/>
              <w:left w:val="nil"/>
              <w:bottom w:val="nil"/>
              <w:right w:val="nil"/>
            </w:tcBorders>
            <w:vAlign w:val="bottom"/>
          </w:tcPr>
          <w:p w14:paraId="31F651A5" w14:textId="3E0CCCFF"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Strymon</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melinus</w:t>
            </w:r>
            <w:proofErr w:type="spellEnd"/>
          </w:p>
        </w:tc>
        <w:tc>
          <w:tcPr>
            <w:tcW w:w="1177" w:type="dxa"/>
            <w:tcBorders>
              <w:top w:val="nil"/>
              <w:left w:val="nil"/>
              <w:bottom w:val="nil"/>
              <w:right w:val="nil"/>
            </w:tcBorders>
            <w:vAlign w:val="bottom"/>
          </w:tcPr>
          <w:p w14:paraId="51A6FA30" w14:textId="2F018D6D"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3</w:t>
            </w:r>
          </w:p>
        </w:tc>
        <w:tc>
          <w:tcPr>
            <w:tcW w:w="1620" w:type="dxa"/>
            <w:tcBorders>
              <w:top w:val="nil"/>
              <w:left w:val="nil"/>
              <w:bottom w:val="nil"/>
              <w:right w:val="nil"/>
            </w:tcBorders>
            <w:vAlign w:val="bottom"/>
          </w:tcPr>
          <w:p w14:paraId="0DD8D5B6" w14:textId="3589F179"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pupae</w:t>
            </w:r>
          </w:p>
        </w:tc>
        <w:tc>
          <w:tcPr>
            <w:tcW w:w="2976" w:type="dxa"/>
            <w:tcBorders>
              <w:top w:val="nil"/>
              <w:left w:val="nil"/>
              <w:bottom w:val="nil"/>
              <w:right w:val="nil"/>
            </w:tcBorders>
            <w:vAlign w:val="bottom"/>
          </w:tcPr>
          <w:p w14:paraId="49A8EDAA" w14:textId="4AE824C0" w:rsidR="00AA3472" w:rsidRPr="004A3C6A" w:rsidRDefault="00D623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E27A8B">
              <w:rPr>
                <w:rFonts w:ascii="Times New Roman" w:hAnsi="Times New Roman" w:cs="Times New Roman"/>
                <w:color w:val="000000"/>
                <w:sz w:val="24"/>
                <w:szCs w:val="24"/>
              </w:rPr>
              <w:t>, BAMONA 2022</w:t>
            </w:r>
          </w:p>
        </w:tc>
      </w:tr>
      <w:tr w:rsidR="00540046" w14:paraId="2152DA27" w14:textId="77777777" w:rsidTr="00DD0B9A">
        <w:tc>
          <w:tcPr>
            <w:tcW w:w="1509" w:type="dxa"/>
            <w:tcBorders>
              <w:top w:val="nil"/>
              <w:left w:val="nil"/>
              <w:bottom w:val="nil"/>
              <w:right w:val="nil"/>
            </w:tcBorders>
            <w:vAlign w:val="bottom"/>
          </w:tcPr>
          <w:p w14:paraId="06538E66" w14:textId="1E73FB0A"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Nymphalidae</w:t>
            </w:r>
            <w:proofErr w:type="spellEnd"/>
          </w:p>
        </w:tc>
        <w:tc>
          <w:tcPr>
            <w:tcW w:w="2073" w:type="dxa"/>
            <w:tcBorders>
              <w:top w:val="nil"/>
              <w:left w:val="nil"/>
              <w:bottom w:val="nil"/>
              <w:right w:val="nil"/>
            </w:tcBorders>
            <w:vAlign w:val="bottom"/>
          </w:tcPr>
          <w:p w14:paraId="4E8A8E55" w14:textId="0C212AAE"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Asterocampa</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celtis</w:t>
            </w:r>
            <w:proofErr w:type="spellEnd"/>
          </w:p>
        </w:tc>
        <w:tc>
          <w:tcPr>
            <w:tcW w:w="1177" w:type="dxa"/>
            <w:tcBorders>
              <w:top w:val="nil"/>
              <w:left w:val="nil"/>
              <w:bottom w:val="nil"/>
              <w:right w:val="nil"/>
            </w:tcBorders>
            <w:vAlign w:val="bottom"/>
          </w:tcPr>
          <w:p w14:paraId="34834452" w14:textId="699B5541"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2</w:t>
            </w:r>
          </w:p>
        </w:tc>
        <w:tc>
          <w:tcPr>
            <w:tcW w:w="1620" w:type="dxa"/>
            <w:tcBorders>
              <w:top w:val="nil"/>
              <w:left w:val="nil"/>
              <w:bottom w:val="nil"/>
              <w:right w:val="nil"/>
            </w:tcBorders>
            <w:vAlign w:val="bottom"/>
          </w:tcPr>
          <w:p w14:paraId="2AE0D7C8" w14:textId="08016D14"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623B8B10" w14:textId="0F3AD509" w:rsidR="00AA3472" w:rsidRPr="004A3C6A" w:rsidRDefault="00D623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E27A8B">
              <w:rPr>
                <w:rFonts w:ascii="Times New Roman" w:hAnsi="Times New Roman" w:cs="Times New Roman"/>
                <w:color w:val="000000"/>
                <w:sz w:val="24"/>
                <w:szCs w:val="24"/>
              </w:rPr>
              <w:t xml:space="preserve">, </w:t>
            </w:r>
            <w:proofErr w:type="gramStart"/>
            <w:r w:rsidR="00E27A8B">
              <w:rPr>
                <w:rFonts w:ascii="Times New Roman" w:hAnsi="Times New Roman" w:cs="Times New Roman"/>
                <w:color w:val="000000"/>
                <w:sz w:val="24"/>
                <w:szCs w:val="24"/>
              </w:rPr>
              <w:t>Hall</w:t>
            </w:r>
            <w:proofErr w:type="gramEnd"/>
            <w:r w:rsidR="00E27A8B">
              <w:rPr>
                <w:rFonts w:ascii="Times New Roman" w:hAnsi="Times New Roman" w:cs="Times New Roman"/>
                <w:color w:val="000000"/>
                <w:sz w:val="24"/>
                <w:szCs w:val="24"/>
              </w:rPr>
              <w:t xml:space="preserve"> and Butler 2021</w:t>
            </w:r>
          </w:p>
        </w:tc>
      </w:tr>
      <w:tr w:rsidR="00540046" w14:paraId="410C6F22" w14:textId="77777777" w:rsidTr="00DD0B9A">
        <w:tc>
          <w:tcPr>
            <w:tcW w:w="1509" w:type="dxa"/>
            <w:tcBorders>
              <w:top w:val="nil"/>
              <w:left w:val="nil"/>
              <w:bottom w:val="nil"/>
              <w:right w:val="nil"/>
            </w:tcBorders>
            <w:vAlign w:val="bottom"/>
          </w:tcPr>
          <w:p w14:paraId="0287CEE2" w14:textId="627269AD"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Nymphalidae</w:t>
            </w:r>
            <w:proofErr w:type="spellEnd"/>
          </w:p>
        </w:tc>
        <w:tc>
          <w:tcPr>
            <w:tcW w:w="2073" w:type="dxa"/>
            <w:tcBorders>
              <w:top w:val="nil"/>
              <w:left w:val="nil"/>
              <w:bottom w:val="nil"/>
              <w:right w:val="nil"/>
            </w:tcBorders>
            <w:vAlign w:val="bottom"/>
          </w:tcPr>
          <w:p w14:paraId="2F1856DF" w14:textId="6F6F1918"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Chlosyne</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nycteis</w:t>
            </w:r>
            <w:proofErr w:type="spellEnd"/>
          </w:p>
        </w:tc>
        <w:tc>
          <w:tcPr>
            <w:tcW w:w="1177" w:type="dxa"/>
            <w:tcBorders>
              <w:top w:val="nil"/>
              <w:left w:val="nil"/>
              <w:bottom w:val="nil"/>
              <w:right w:val="nil"/>
            </w:tcBorders>
            <w:vAlign w:val="bottom"/>
          </w:tcPr>
          <w:p w14:paraId="53C96747" w14:textId="07228378"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3</w:t>
            </w:r>
          </w:p>
        </w:tc>
        <w:tc>
          <w:tcPr>
            <w:tcW w:w="1620" w:type="dxa"/>
            <w:tcBorders>
              <w:top w:val="nil"/>
              <w:left w:val="nil"/>
              <w:bottom w:val="nil"/>
              <w:right w:val="nil"/>
            </w:tcBorders>
            <w:vAlign w:val="bottom"/>
          </w:tcPr>
          <w:p w14:paraId="708BFD76" w14:textId="39C23BA2"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79C2CBAC" w14:textId="07229488" w:rsidR="00AA3472" w:rsidRPr="004A3C6A" w:rsidRDefault="00D623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E27A8B">
              <w:rPr>
                <w:rFonts w:ascii="Times New Roman" w:hAnsi="Times New Roman" w:cs="Times New Roman"/>
                <w:color w:val="000000"/>
                <w:sz w:val="24"/>
                <w:szCs w:val="24"/>
              </w:rPr>
              <w:t>, BAMONA 2022</w:t>
            </w:r>
          </w:p>
        </w:tc>
      </w:tr>
      <w:tr w:rsidR="00540046" w14:paraId="49F3A34C" w14:textId="77777777" w:rsidTr="00DD0B9A">
        <w:tc>
          <w:tcPr>
            <w:tcW w:w="1509" w:type="dxa"/>
            <w:tcBorders>
              <w:top w:val="nil"/>
              <w:left w:val="nil"/>
              <w:bottom w:val="nil"/>
              <w:right w:val="nil"/>
            </w:tcBorders>
            <w:vAlign w:val="bottom"/>
          </w:tcPr>
          <w:p w14:paraId="151049B0" w14:textId="5A4CF0C8"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Nymphalidae</w:t>
            </w:r>
            <w:proofErr w:type="spellEnd"/>
          </w:p>
        </w:tc>
        <w:tc>
          <w:tcPr>
            <w:tcW w:w="2073" w:type="dxa"/>
            <w:tcBorders>
              <w:top w:val="nil"/>
              <w:left w:val="nil"/>
              <w:bottom w:val="nil"/>
              <w:right w:val="nil"/>
            </w:tcBorders>
            <w:vAlign w:val="bottom"/>
          </w:tcPr>
          <w:p w14:paraId="2CE7B2B7" w14:textId="14229D4A"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Cyllopsis</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gemma</w:t>
            </w:r>
            <w:proofErr w:type="spellEnd"/>
          </w:p>
        </w:tc>
        <w:tc>
          <w:tcPr>
            <w:tcW w:w="1177" w:type="dxa"/>
            <w:tcBorders>
              <w:top w:val="nil"/>
              <w:left w:val="nil"/>
              <w:bottom w:val="nil"/>
              <w:right w:val="nil"/>
            </w:tcBorders>
            <w:vAlign w:val="bottom"/>
          </w:tcPr>
          <w:p w14:paraId="4FBFDEC9" w14:textId="521A58CD"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3</w:t>
            </w:r>
          </w:p>
        </w:tc>
        <w:tc>
          <w:tcPr>
            <w:tcW w:w="1620" w:type="dxa"/>
            <w:tcBorders>
              <w:top w:val="nil"/>
              <w:left w:val="nil"/>
              <w:bottom w:val="nil"/>
              <w:right w:val="nil"/>
            </w:tcBorders>
            <w:vAlign w:val="bottom"/>
          </w:tcPr>
          <w:p w14:paraId="0ED2A9BA" w14:textId="6B76857F"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4081ADC1" w14:textId="2A6E45F0" w:rsidR="00AA3472" w:rsidRPr="004A3C6A" w:rsidRDefault="00101299"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E27A8B">
              <w:rPr>
                <w:rFonts w:ascii="Times New Roman" w:hAnsi="Times New Roman" w:cs="Times New Roman"/>
                <w:color w:val="000000"/>
                <w:sz w:val="24"/>
                <w:szCs w:val="24"/>
              </w:rPr>
              <w:t>, BAMONA 2022</w:t>
            </w:r>
          </w:p>
        </w:tc>
      </w:tr>
      <w:tr w:rsidR="00540046" w14:paraId="451446D1" w14:textId="77777777" w:rsidTr="00DD0B9A">
        <w:tc>
          <w:tcPr>
            <w:tcW w:w="1509" w:type="dxa"/>
            <w:tcBorders>
              <w:top w:val="nil"/>
              <w:left w:val="nil"/>
              <w:bottom w:val="nil"/>
              <w:right w:val="nil"/>
            </w:tcBorders>
            <w:vAlign w:val="bottom"/>
          </w:tcPr>
          <w:p w14:paraId="523FAC27" w14:textId="193EAAA1"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Nymphalidae</w:t>
            </w:r>
            <w:proofErr w:type="spellEnd"/>
          </w:p>
        </w:tc>
        <w:tc>
          <w:tcPr>
            <w:tcW w:w="2073" w:type="dxa"/>
            <w:tcBorders>
              <w:top w:val="nil"/>
              <w:left w:val="nil"/>
              <w:bottom w:val="nil"/>
              <w:right w:val="nil"/>
            </w:tcBorders>
            <w:vAlign w:val="bottom"/>
          </w:tcPr>
          <w:p w14:paraId="6FBC2563" w14:textId="7D7D6350"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Hermeuptychia</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sosybius</w:t>
            </w:r>
            <w:proofErr w:type="spellEnd"/>
          </w:p>
        </w:tc>
        <w:tc>
          <w:tcPr>
            <w:tcW w:w="1177" w:type="dxa"/>
            <w:tcBorders>
              <w:top w:val="nil"/>
              <w:left w:val="nil"/>
              <w:bottom w:val="nil"/>
              <w:right w:val="nil"/>
            </w:tcBorders>
            <w:vAlign w:val="bottom"/>
          </w:tcPr>
          <w:p w14:paraId="1FF34346" w14:textId="046243AD"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3</w:t>
            </w:r>
          </w:p>
        </w:tc>
        <w:tc>
          <w:tcPr>
            <w:tcW w:w="1620" w:type="dxa"/>
            <w:tcBorders>
              <w:top w:val="nil"/>
              <w:left w:val="nil"/>
              <w:bottom w:val="nil"/>
              <w:right w:val="nil"/>
            </w:tcBorders>
            <w:vAlign w:val="bottom"/>
          </w:tcPr>
          <w:p w14:paraId="52689518" w14:textId="52A7CADE"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74BE56C9" w14:textId="3AD9E35A" w:rsidR="00AA3472" w:rsidRPr="004A3C6A" w:rsidRDefault="00101299"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F71657">
              <w:rPr>
                <w:rFonts w:ascii="Times New Roman" w:hAnsi="Times New Roman" w:cs="Times New Roman"/>
                <w:color w:val="000000"/>
                <w:sz w:val="24"/>
                <w:szCs w:val="24"/>
              </w:rPr>
              <w:t>, Tan and Lucky 2016</w:t>
            </w:r>
          </w:p>
        </w:tc>
      </w:tr>
      <w:tr w:rsidR="00540046" w14:paraId="03987482" w14:textId="77777777" w:rsidTr="00DD0B9A">
        <w:tc>
          <w:tcPr>
            <w:tcW w:w="1509" w:type="dxa"/>
            <w:tcBorders>
              <w:top w:val="nil"/>
              <w:left w:val="nil"/>
              <w:bottom w:val="nil"/>
              <w:right w:val="nil"/>
            </w:tcBorders>
            <w:vAlign w:val="bottom"/>
          </w:tcPr>
          <w:p w14:paraId="7072EF3D" w14:textId="5CADBE7A"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Nymphalidae</w:t>
            </w:r>
            <w:proofErr w:type="spellEnd"/>
          </w:p>
        </w:tc>
        <w:tc>
          <w:tcPr>
            <w:tcW w:w="2073" w:type="dxa"/>
            <w:tcBorders>
              <w:top w:val="nil"/>
              <w:left w:val="nil"/>
              <w:bottom w:val="nil"/>
              <w:right w:val="nil"/>
            </w:tcBorders>
            <w:vAlign w:val="bottom"/>
          </w:tcPr>
          <w:p w14:paraId="0450E203" w14:textId="1BEFCCBC" w:rsidR="00AA3472" w:rsidRPr="00155458" w:rsidRDefault="00AA3472" w:rsidP="00386B01">
            <w:pPr>
              <w:rPr>
                <w:rFonts w:ascii="Times New Roman" w:eastAsia="Times New Roman" w:hAnsi="Times New Roman" w:cs="Times New Roman"/>
                <w:i/>
                <w:iCs/>
                <w:sz w:val="24"/>
                <w:szCs w:val="24"/>
              </w:rPr>
            </w:pPr>
            <w:r w:rsidRPr="00155458">
              <w:rPr>
                <w:rFonts w:ascii="Times New Roman" w:hAnsi="Times New Roman" w:cs="Times New Roman"/>
                <w:i/>
                <w:iCs/>
                <w:color w:val="000000"/>
                <w:sz w:val="24"/>
                <w:szCs w:val="24"/>
              </w:rPr>
              <w:t xml:space="preserve">Lethe </w:t>
            </w:r>
            <w:proofErr w:type="spellStart"/>
            <w:r w:rsidRPr="00155458">
              <w:rPr>
                <w:rFonts w:ascii="Times New Roman" w:hAnsi="Times New Roman" w:cs="Times New Roman"/>
                <w:i/>
                <w:iCs/>
                <w:color w:val="000000"/>
                <w:sz w:val="24"/>
                <w:szCs w:val="24"/>
              </w:rPr>
              <w:t>anthedon</w:t>
            </w:r>
            <w:proofErr w:type="spellEnd"/>
          </w:p>
        </w:tc>
        <w:tc>
          <w:tcPr>
            <w:tcW w:w="1177" w:type="dxa"/>
            <w:tcBorders>
              <w:top w:val="nil"/>
              <w:left w:val="nil"/>
              <w:bottom w:val="nil"/>
              <w:right w:val="nil"/>
            </w:tcBorders>
            <w:vAlign w:val="bottom"/>
          </w:tcPr>
          <w:p w14:paraId="2DFB4177" w14:textId="2E4B13A5"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2</w:t>
            </w:r>
          </w:p>
        </w:tc>
        <w:tc>
          <w:tcPr>
            <w:tcW w:w="1620" w:type="dxa"/>
            <w:tcBorders>
              <w:top w:val="nil"/>
              <w:left w:val="nil"/>
              <w:bottom w:val="nil"/>
              <w:right w:val="nil"/>
            </w:tcBorders>
            <w:vAlign w:val="bottom"/>
          </w:tcPr>
          <w:p w14:paraId="1B0B4ACC" w14:textId="4DAA3ECD"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319D88DE" w14:textId="2EB4A3DB" w:rsidR="00AA3472" w:rsidRPr="004A3C6A" w:rsidRDefault="00101299"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F71657">
              <w:rPr>
                <w:rFonts w:ascii="Times New Roman" w:hAnsi="Times New Roman" w:cs="Times New Roman"/>
                <w:color w:val="000000"/>
                <w:sz w:val="24"/>
                <w:szCs w:val="24"/>
              </w:rPr>
              <w:t>, Alabama Butterfly Atlas 2022</w:t>
            </w:r>
          </w:p>
        </w:tc>
      </w:tr>
      <w:tr w:rsidR="00540046" w14:paraId="1BC76AEF" w14:textId="77777777" w:rsidTr="00DD0B9A">
        <w:tc>
          <w:tcPr>
            <w:tcW w:w="1509" w:type="dxa"/>
            <w:tcBorders>
              <w:top w:val="nil"/>
              <w:left w:val="nil"/>
              <w:bottom w:val="nil"/>
              <w:right w:val="nil"/>
            </w:tcBorders>
            <w:vAlign w:val="bottom"/>
          </w:tcPr>
          <w:p w14:paraId="0ABA5A20" w14:textId="10712C95"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Nymphalidae</w:t>
            </w:r>
            <w:proofErr w:type="spellEnd"/>
          </w:p>
        </w:tc>
        <w:tc>
          <w:tcPr>
            <w:tcW w:w="2073" w:type="dxa"/>
            <w:tcBorders>
              <w:top w:val="nil"/>
              <w:left w:val="nil"/>
              <w:bottom w:val="nil"/>
              <w:right w:val="nil"/>
            </w:tcBorders>
            <w:vAlign w:val="bottom"/>
          </w:tcPr>
          <w:p w14:paraId="2A202843" w14:textId="598DFA7F" w:rsidR="00AA3472" w:rsidRPr="00155458" w:rsidRDefault="00AA3472" w:rsidP="00386B01">
            <w:pPr>
              <w:rPr>
                <w:rFonts w:ascii="Times New Roman" w:eastAsia="Times New Roman" w:hAnsi="Times New Roman" w:cs="Times New Roman"/>
                <w:i/>
                <w:iCs/>
                <w:sz w:val="24"/>
                <w:szCs w:val="24"/>
              </w:rPr>
            </w:pPr>
            <w:r w:rsidRPr="00155458">
              <w:rPr>
                <w:rFonts w:ascii="Times New Roman" w:hAnsi="Times New Roman" w:cs="Times New Roman"/>
                <w:i/>
                <w:iCs/>
                <w:color w:val="000000"/>
                <w:sz w:val="24"/>
                <w:szCs w:val="24"/>
              </w:rPr>
              <w:t xml:space="preserve">Lethe </w:t>
            </w:r>
            <w:proofErr w:type="spellStart"/>
            <w:r w:rsidRPr="00155458">
              <w:rPr>
                <w:rFonts w:ascii="Times New Roman" w:hAnsi="Times New Roman" w:cs="Times New Roman"/>
                <w:i/>
                <w:iCs/>
                <w:color w:val="000000"/>
                <w:sz w:val="24"/>
                <w:szCs w:val="24"/>
              </w:rPr>
              <w:t>appalachia</w:t>
            </w:r>
            <w:proofErr w:type="spellEnd"/>
          </w:p>
        </w:tc>
        <w:tc>
          <w:tcPr>
            <w:tcW w:w="1177" w:type="dxa"/>
            <w:tcBorders>
              <w:top w:val="nil"/>
              <w:left w:val="nil"/>
              <w:bottom w:val="nil"/>
              <w:right w:val="nil"/>
            </w:tcBorders>
            <w:vAlign w:val="bottom"/>
          </w:tcPr>
          <w:p w14:paraId="2EB55361" w14:textId="113D6248"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2</w:t>
            </w:r>
          </w:p>
        </w:tc>
        <w:tc>
          <w:tcPr>
            <w:tcW w:w="1620" w:type="dxa"/>
            <w:tcBorders>
              <w:top w:val="nil"/>
              <w:left w:val="nil"/>
              <w:bottom w:val="nil"/>
              <w:right w:val="nil"/>
            </w:tcBorders>
            <w:vAlign w:val="bottom"/>
          </w:tcPr>
          <w:p w14:paraId="7D4C7D30" w14:textId="17380D00"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0A7A9589" w14:textId="1B41D2EF" w:rsidR="00AA3472" w:rsidRPr="004A3C6A" w:rsidRDefault="00101299"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F71657">
              <w:rPr>
                <w:rFonts w:ascii="Times New Roman" w:hAnsi="Times New Roman" w:cs="Times New Roman"/>
                <w:color w:val="000000"/>
                <w:sz w:val="24"/>
                <w:szCs w:val="24"/>
              </w:rPr>
              <w:t>, Alabama Butterfly Atlas 2022</w:t>
            </w:r>
          </w:p>
        </w:tc>
      </w:tr>
      <w:tr w:rsidR="00540046" w14:paraId="55429480" w14:textId="77777777" w:rsidTr="00DD0B9A">
        <w:tc>
          <w:tcPr>
            <w:tcW w:w="1509" w:type="dxa"/>
            <w:tcBorders>
              <w:top w:val="nil"/>
              <w:left w:val="nil"/>
              <w:bottom w:val="nil"/>
              <w:right w:val="nil"/>
            </w:tcBorders>
            <w:vAlign w:val="bottom"/>
          </w:tcPr>
          <w:p w14:paraId="4C5E1536" w14:textId="60C816EF"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Nymphalidae</w:t>
            </w:r>
            <w:proofErr w:type="spellEnd"/>
          </w:p>
        </w:tc>
        <w:tc>
          <w:tcPr>
            <w:tcW w:w="2073" w:type="dxa"/>
            <w:tcBorders>
              <w:top w:val="nil"/>
              <w:left w:val="nil"/>
              <w:bottom w:val="nil"/>
              <w:right w:val="nil"/>
            </w:tcBorders>
            <w:vAlign w:val="bottom"/>
          </w:tcPr>
          <w:p w14:paraId="50608FE8" w14:textId="36CFCECD"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Libytheana</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carinenta</w:t>
            </w:r>
            <w:proofErr w:type="spellEnd"/>
          </w:p>
        </w:tc>
        <w:tc>
          <w:tcPr>
            <w:tcW w:w="1177" w:type="dxa"/>
            <w:tcBorders>
              <w:top w:val="nil"/>
              <w:left w:val="nil"/>
              <w:bottom w:val="nil"/>
              <w:right w:val="nil"/>
            </w:tcBorders>
            <w:vAlign w:val="bottom"/>
          </w:tcPr>
          <w:p w14:paraId="237DA893" w14:textId="7AF0269D"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2</w:t>
            </w:r>
          </w:p>
        </w:tc>
        <w:tc>
          <w:tcPr>
            <w:tcW w:w="1620" w:type="dxa"/>
            <w:tcBorders>
              <w:top w:val="nil"/>
              <w:left w:val="nil"/>
              <w:bottom w:val="nil"/>
              <w:right w:val="nil"/>
            </w:tcBorders>
            <w:vAlign w:val="bottom"/>
          </w:tcPr>
          <w:p w14:paraId="26B8DB75" w14:textId="5C577A43"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adults</w:t>
            </w:r>
          </w:p>
        </w:tc>
        <w:tc>
          <w:tcPr>
            <w:tcW w:w="2976" w:type="dxa"/>
            <w:tcBorders>
              <w:top w:val="nil"/>
              <w:left w:val="nil"/>
              <w:bottom w:val="nil"/>
              <w:right w:val="nil"/>
            </w:tcBorders>
            <w:vAlign w:val="bottom"/>
          </w:tcPr>
          <w:p w14:paraId="39DC58AC" w14:textId="35582940" w:rsidR="00AA3472" w:rsidRPr="004A3C6A" w:rsidRDefault="00101299"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F71657">
              <w:rPr>
                <w:rFonts w:ascii="Times New Roman" w:hAnsi="Times New Roman" w:cs="Times New Roman"/>
                <w:color w:val="000000"/>
                <w:sz w:val="24"/>
                <w:szCs w:val="24"/>
              </w:rPr>
              <w:t xml:space="preserve">, </w:t>
            </w:r>
            <w:proofErr w:type="gramStart"/>
            <w:r w:rsidR="00F71657">
              <w:rPr>
                <w:rFonts w:ascii="Times New Roman" w:hAnsi="Times New Roman" w:cs="Times New Roman"/>
                <w:color w:val="000000"/>
                <w:sz w:val="24"/>
                <w:szCs w:val="24"/>
              </w:rPr>
              <w:t>Hall</w:t>
            </w:r>
            <w:proofErr w:type="gramEnd"/>
            <w:r w:rsidR="00F71657">
              <w:rPr>
                <w:rFonts w:ascii="Times New Roman" w:hAnsi="Times New Roman" w:cs="Times New Roman"/>
                <w:color w:val="000000"/>
                <w:sz w:val="24"/>
                <w:szCs w:val="24"/>
              </w:rPr>
              <w:t xml:space="preserve"> and Butler 2021</w:t>
            </w:r>
          </w:p>
        </w:tc>
      </w:tr>
      <w:tr w:rsidR="00540046" w14:paraId="730A84DF" w14:textId="77777777" w:rsidTr="00DD0B9A">
        <w:tc>
          <w:tcPr>
            <w:tcW w:w="1509" w:type="dxa"/>
            <w:tcBorders>
              <w:top w:val="nil"/>
              <w:left w:val="nil"/>
              <w:bottom w:val="nil"/>
              <w:right w:val="nil"/>
            </w:tcBorders>
            <w:vAlign w:val="bottom"/>
          </w:tcPr>
          <w:p w14:paraId="7647E06B" w14:textId="7724C19C"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Nymphalidae</w:t>
            </w:r>
            <w:proofErr w:type="spellEnd"/>
          </w:p>
        </w:tc>
        <w:tc>
          <w:tcPr>
            <w:tcW w:w="2073" w:type="dxa"/>
            <w:tcBorders>
              <w:top w:val="nil"/>
              <w:left w:val="nil"/>
              <w:bottom w:val="nil"/>
              <w:right w:val="nil"/>
            </w:tcBorders>
            <w:vAlign w:val="bottom"/>
          </w:tcPr>
          <w:p w14:paraId="3E79549E" w14:textId="5D3D6131" w:rsidR="00AA3472" w:rsidRPr="00155458" w:rsidRDefault="00AA3472" w:rsidP="00386B01">
            <w:pPr>
              <w:rPr>
                <w:rFonts w:ascii="Times New Roman" w:eastAsia="Times New Roman" w:hAnsi="Times New Roman" w:cs="Times New Roman"/>
                <w:i/>
                <w:iCs/>
                <w:sz w:val="24"/>
                <w:szCs w:val="24"/>
              </w:rPr>
            </w:pPr>
            <w:r w:rsidRPr="00155458">
              <w:rPr>
                <w:rFonts w:ascii="Times New Roman" w:hAnsi="Times New Roman" w:cs="Times New Roman"/>
                <w:i/>
                <w:iCs/>
                <w:color w:val="000000"/>
                <w:sz w:val="24"/>
                <w:szCs w:val="24"/>
              </w:rPr>
              <w:t xml:space="preserve">Limenitis </w:t>
            </w:r>
            <w:proofErr w:type="spellStart"/>
            <w:r w:rsidRPr="00155458">
              <w:rPr>
                <w:rFonts w:ascii="Times New Roman" w:hAnsi="Times New Roman" w:cs="Times New Roman"/>
                <w:i/>
                <w:iCs/>
                <w:color w:val="000000"/>
                <w:sz w:val="24"/>
                <w:szCs w:val="24"/>
              </w:rPr>
              <w:t>archippus</w:t>
            </w:r>
            <w:proofErr w:type="spellEnd"/>
          </w:p>
        </w:tc>
        <w:tc>
          <w:tcPr>
            <w:tcW w:w="1177" w:type="dxa"/>
            <w:tcBorders>
              <w:top w:val="nil"/>
              <w:left w:val="nil"/>
              <w:bottom w:val="nil"/>
              <w:right w:val="nil"/>
            </w:tcBorders>
            <w:vAlign w:val="bottom"/>
          </w:tcPr>
          <w:p w14:paraId="4FB01308" w14:textId="6A0659A8"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3</w:t>
            </w:r>
          </w:p>
        </w:tc>
        <w:tc>
          <w:tcPr>
            <w:tcW w:w="1620" w:type="dxa"/>
            <w:tcBorders>
              <w:top w:val="nil"/>
              <w:left w:val="nil"/>
              <w:bottom w:val="nil"/>
              <w:right w:val="nil"/>
            </w:tcBorders>
            <w:vAlign w:val="bottom"/>
          </w:tcPr>
          <w:p w14:paraId="30D6E762" w14:textId="22FA3E33"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63ACB0E1" w14:textId="757CA936" w:rsidR="00AA3472" w:rsidRPr="004A3C6A" w:rsidRDefault="00101299"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F71657">
              <w:rPr>
                <w:rFonts w:ascii="Times New Roman" w:hAnsi="Times New Roman" w:cs="Times New Roman"/>
                <w:color w:val="000000"/>
                <w:sz w:val="24"/>
                <w:szCs w:val="24"/>
              </w:rPr>
              <w:t>, Wisconsin Pollinators</w:t>
            </w:r>
            <w:r w:rsidR="00AA3472" w:rsidRPr="004A3C6A">
              <w:rPr>
                <w:rFonts w:ascii="Times New Roman" w:hAnsi="Times New Roman" w:cs="Times New Roman"/>
                <w:color w:val="000000"/>
                <w:sz w:val="24"/>
                <w:szCs w:val="24"/>
              </w:rPr>
              <w:t xml:space="preserve"> </w:t>
            </w:r>
          </w:p>
        </w:tc>
      </w:tr>
      <w:tr w:rsidR="00540046" w14:paraId="0734E08D" w14:textId="77777777" w:rsidTr="00DD0B9A">
        <w:tc>
          <w:tcPr>
            <w:tcW w:w="1509" w:type="dxa"/>
            <w:tcBorders>
              <w:top w:val="nil"/>
              <w:left w:val="nil"/>
              <w:bottom w:val="nil"/>
              <w:right w:val="nil"/>
            </w:tcBorders>
            <w:vAlign w:val="bottom"/>
          </w:tcPr>
          <w:p w14:paraId="759856BF" w14:textId="5824885D"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Nymphalidae</w:t>
            </w:r>
            <w:proofErr w:type="spellEnd"/>
          </w:p>
        </w:tc>
        <w:tc>
          <w:tcPr>
            <w:tcW w:w="2073" w:type="dxa"/>
            <w:tcBorders>
              <w:top w:val="nil"/>
              <w:left w:val="nil"/>
              <w:bottom w:val="nil"/>
              <w:right w:val="nil"/>
            </w:tcBorders>
            <w:vAlign w:val="bottom"/>
          </w:tcPr>
          <w:p w14:paraId="7044C16A" w14:textId="16C68306" w:rsidR="00AA3472" w:rsidRPr="00155458" w:rsidRDefault="00AA3472" w:rsidP="00386B01">
            <w:pPr>
              <w:rPr>
                <w:rFonts w:ascii="Times New Roman" w:eastAsia="Times New Roman" w:hAnsi="Times New Roman" w:cs="Times New Roman"/>
                <w:i/>
                <w:iCs/>
                <w:sz w:val="24"/>
                <w:szCs w:val="24"/>
              </w:rPr>
            </w:pPr>
            <w:r w:rsidRPr="00155458">
              <w:rPr>
                <w:rFonts w:ascii="Times New Roman" w:hAnsi="Times New Roman" w:cs="Times New Roman"/>
                <w:i/>
                <w:iCs/>
                <w:color w:val="000000"/>
                <w:sz w:val="24"/>
                <w:szCs w:val="24"/>
              </w:rPr>
              <w:t xml:space="preserve">Limenitis </w:t>
            </w:r>
            <w:proofErr w:type="spellStart"/>
            <w:r w:rsidRPr="00155458">
              <w:rPr>
                <w:rFonts w:ascii="Times New Roman" w:hAnsi="Times New Roman" w:cs="Times New Roman"/>
                <w:i/>
                <w:iCs/>
                <w:color w:val="000000"/>
                <w:sz w:val="24"/>
                <w:szCs w:val="24"/>
              </w:rPr>
              <w:t>arthemis</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astyanax</w:t>
            </w:r>
            <w:proofErr w:type="spellEnd"/>
          </w:p>
        </w:tc>
        <w:tc>
          <w:tcPr>
            <w:tcW w:w="1177" w:type="dxa"/>
            <w:tcBorders>
              <w:top w:val="nil"/>
              <w:left w:val="nil"/>
              <w:bottom w:val="nil"/>
              <w:right w:val="nil"/>
            </w:tcBorders>
            <w:vAlign w:val="bottom"/>
          </w:tcPr>
          <w:p w14:paraId="18BCEC3B" w14:textId="10AA6F5B"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3</w:t>
            </w:r>
          </w:p>
        </w:tc>
        <w:tc>
          <w:tcPr>
            <w:tcW w:w="1620" w:type="dxa"/>
            <w:tcBorders>
              <w:top w:val="nil"/>
              <w:left w:val="nil"/>
              <w:bottom w:val="nil"/>
              <w:right w:val="nil"/>
            </w:tcBorders>
            <w:vAlign w:val="bottom"/>
          </w:tcPr>
          <w:p w14:paraId="22BF5C7E" w14:textId="7530E68B"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596B5F53" w14:textId="3770A2D6" w:rsidR="00AA3472" w:rsidRPr="004A3C6A" w:rsidRDefault="00101299"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F71657">
              <w:rPr>
                <w:rFonts w:ascii="Times New Roman" w:hAnsi="Times New Roman" w:cs="Times New Roman"/>
                <w:color w:val="000000"/>
                <w:sz w:val="24"/>
                <w:szCs w:val="24"/>
              </w:rPr>
              <w:t xml:space="preserve">, </w:t>
            </w:r>
            <w:proofErr w:type="gramStart"/>
            <w:r w:rsidR="00F71657">
              <w:rPr>
                <w:rFonts w:ascii="Times New Roman" w:hAnsi="Times New Roman" w:cs="Times New Roman"/>
                <w:color w:val="000000"/>
                <w:sz w:val="24"/>
                <w:szCs w:val="24"/>
              </w:rPr>
              <w:t>Hall</w:t>
            </w:r>
            <w:proofErr w:type="gramEnd"/>
            <w:r w:rsidR="00F71657">
              <w:rPr>
                <w:rFonts w:ascii="Times New Roman" w:hAnsi="Times New Roman" w:cs="Times New Roman"/>
                <w:color w:val="000000"/>
                <w:sz w:val="24"/>
                <w:szCs w:val="24"/>
              </w:rPr>
              <w:t xml:space="preserve"> and Butler 2019</w:t>
            </w:r>
          </w:p>
        </w:tc>
      </w:tr>
      <w:tr w:rsidR="00540046" w14:paraId="70858D1D" w14:textId="77777777" w:rsidTr="00DD0B9A">
        <w:tc>
          <w:tcPr>
            <w:tcW w:w="1509" w:type="dxa"/>
            <w:tcBorders>
              <w:top w:val="nil"/>
              <w:left w:val="nil"/>
              <w:bottom w:val="nil"/>
              <w:right w:val="nil"/>
            </w:tcBorders>
            <w:vAlign w:val="bottom"/>
          </w:tcPr>
          <w:p w14:paraId="12973C32" w14:textId="0C903A05"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Nymphalidae</w:t>
            </w:r>
            <w:proofErr w:type="spellEnd"/>
          </w:p>
        </w:tc>
        <w:tc>
          <w:tcPr>
            <w:tcW w:w="2073" w:type="dxa"/>
            <w:tcBorders>
              <w:top w:val="nil"/>
              <w:left w:val="nil"/>
              <w:bottom w:val="nil"/>
              <w:right w:val="nil"/>
            </w:tcBorders>
            <w:vAlign w:val="bottom"/>
          </w:tcPr>
          <w:p w14:paraId="4EECFBC4" w14:textId="589D3812"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Megisto</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cymela</w:t>
            </w:r>
            <w:proofErr w:type="spellEnd"/>
          </w:p>
        </w:tc>
        <w:tc>
          <w:tcPr>
            <w:tcW w:w="1177" w:type="dxa"/>
            <w:tcBorders>
              <w:top w:val="nil"/>
              <w:left w:val="nil"/>
              <w:bottom w:val="nil"/>
              <w:right w:val="nil"/>
            </w:tcBorders>
            <w:vAlign w:val="bottom"/>
          </w:tcPr>
          <w:p w14:paraId="7483717B" w14:textId="757EAA0E"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1</w:t>
            </w:r>
          </w:p>
        </w:tc>
        <w:tc>
          <w:tcPr>
            <w:tcW w:w="1620" w:type="dxa"/>
            <w:tcBorders>
              <w:top w:val="nil"/>
              <w:left w:val="nil"/>
              <w:bottom w:val="nil"/>
              <w:right w:val="nil"/>
            </w:tcBorders>
            <w:vAlign w:val="bottom"/>
          </w:tcPr>
          <w:p w14:paraId="71A56F5F" w14:textId="70094F4A"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2AA75571" w14:textId="78BC12FF" w:rsidR="00AA3472" w:rsidRPr="004A3C6A" w:rsidRDefault="004A3C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F71657">
              <w:rPr>
                <w:rFonts w:ascii="Times New Roman" w:hAnsi="Times New Roman" w:cs="Times New Roman"/>
                <w:color w:val="000000"/>
                <w:sz w:val="24"/>
                <w:szCs w:val="24"/>
              </w:rPr>
              <w:t>, BAMONA 2022</w:t>
            </w:r>
          </w:p>
        </w:tc>
      </w:tr>
      <w:tr w:rsidR="00540046" w14:paraId="439D9C86" w14:textId="77777777" w:rsidTr="00DD0B9A">
        <w:tc>
          <w:tcPr>
            <w:tcW w:w="1509" w:type="dxa"/>
            <w:tcBorders>
              <w:top w:val="nil"/>
              <w:left w:val="nil"/>
              <w:bottom w:val="nil"/>
              <w:right w:val="nil"/>
            </w:tcBorders>
            <w:vAlign w:val="bottom"/>
          </w:tcPr>
          <w:p w14:paraId="4E839329" w14:textId="140E8A51"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Nymphalidae</w:t>
            </w:r>
            <w:proofErr w:type="spellEnd"/>
          </w:p>
        </w:tc>
        <w:tc>
          <w:tcPr>
            <w:tcW w:w="2073" w:type="dxa"/>
            <w:tcBorders>
              <w:top w:val="nil"/>
              <w:left w:val="nil"/>
              <w:bottom w:val="nil"/>
              <w:right w:val="nil"/>
            </w:tcBorders>
            <w:vAlign w:val="bottom"/>
          </w:tcPr>
          <w:p w14:paraId="28B16F07" w14:textId="227D01E7"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Phyciodes</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tharos</w:t>
            </w:r>
            <w:proofErr w:type="spellEnd"/>
          </w:p>
        </w:tc>
        <w:tc>
          <w:tcPr>
            <w:tcW w:w="1177" w:type="dxa"/>
            <w:tcBorders>
              <w:top w:val="nil"/>
              <w:left w:val="nil"/>
              <w:bottom w:val="nil"/>
              <w:right w:val="nil"/>
            </w:tcBorders>
            <w:vAlign w:val="bottom"/>
          </w:tcPr>
          <w:p w14:paraId="39FD1EEF" w14:textId="174EDD8A"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4.5</w:t>
            </w:r>
          </w:p>
        </w:tc>
        <w:tc>
          <w:tcPr>
            <w:tcW w:w="1620" w:type="dxa"/>
            <w:tcBorders>
              <w:top w:val="nil"/>
              <w:left w:val="nil"/>
              <w:bottom w:val="nil"/>
              <w:right w:val="nil"/>
            </w:tcBorders>
            <w:vAlign w:val="bottom"/>
          </w:tcPr>
          <w:p w14:paraId="3E9883ED" w14:textId="3033C032"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247F52F1" w14:textId="7A63A7FC" w:rsidR="00AA3472" w:rsidRPr="004A3C6A" w:rsidRDefault="004A3C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F71657">
              <w:rPr>
                <w:rFonts w:ascii="Times New Roman" w:hAnsi="Times New Roman" w:cs="Times New Roman"/>
                <w:color w:val="000000"/>
                <w:sz w:val="24"/>
                <w:szCs w:val="24"/>
              </w:rPr>
              <w:t>, Alabama Butterfly Atlas 2022</w:t>
            </w:r>
          </w:p>
        </w:tc>
      </w:tr>
      <w:tr w:rsidR="00540046" w14:paraId="086E9073" w14:textId="77777777" w:rsidTr="00DD0B9A">
        <w:tc>
          <w:tcPr>
            <w:tcW w:w="1509" w:type="dxa"/>
            <w:tcBorders>
              <w:top w:val="nil"/>
              <w:left w:val="nil"/>
              <w:bottom w:val="nil"/>
              <w:right w:val="nil"/>
            </w:tcBorders>
            <w:vAlign w:val="bottom"/>
          </w:tcPr>
          <w:p w14:paraId="108AAAA2" w14:textId="0CDCF742"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Nymphalidae</w:t>
            </w:r>
            <w:proofErr w:type="spellEnd"/>
          </w:p>
        </w:tc>
        <w:tc>
          <w:tcPr>
            <w:tcW w:w="2073" w:type="dxa"/>
            <w:tcBorders>
              <w:top w:val="nil"/>
              <w:left w:val="nil"/>
              <w:bottom w:val="nil"/>
              <w:right w:val="nil"/>
            </w:tcBorders>
            <w:vAlign w:val="bottom"/>
          </w:tcPr>
          <w:p w14:paraId="32C0B62F" w14:textId="30BEBBF5" w:rsidR="00AA3472" w:rsidRPr="00155458" w:rsidRDefault="00AA3472" w:rsidP="00386B01">
            <w:pPr>
              <w:rPr>
                <w:rFonts w:ascii="Times New Roman" w:eastAsia="Times New Roman" w:hAnsi="Times New Roman" w:cs="Times New Roman"/>
                <w:i/>
                <w:iCs/>
                <w:sz w:val="24"/>
                <w:szCs w:val="24"/>
              </w:rPr>
            </w:pPr>
            <w:r w:rsidRPr="00155458">
              <w:rPr>
                <w:rFonts w:ascii="Times New Roman" w:hAnsi="Times New Roman" w:cs="Times New Roman"/>
                <w:i/>
                <w:iCs/>
                <w:color w:val="000000"/>
                <w:sz w:val="24"/>
                <w:szCs w:val="24"/>
              </w:rPr>
              <w:t>Polygonia comma</w:t>
            </w:r>
          </w:p>
        </w:tc>
        <w:tc>
          <w:tcPr>
            <w:tcW w:w="1177" w:type="dxa"/>
            <w:tcBorders>
              <w:top w:val="nil"/>
              <w:left w:val="nil"/>
              <w:bottom w:val="nil"/>
              <w:right w:val="nil"/>
            </w:tcBorders>
            <w:vAlign w:val="bottom"/>
          </w:tcPr>
          <w:p w14:paraId="2619FECB" w14:textId="4795B3C0"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2</w:t>
            </w:r>
          </w:p>
        </w:tc>
        <w:tc>
          <w:tcPr>
            <w:tcW w:w="1620" w:type="dxa"/>
            <w:tcBorders>
              <w:top w:val="nil"/>
              <w:left w:val="nil"/>
              <w:bottom w:val="nil"/>
              <w:right w:val="nil"/>
            </w:tcBorders>
            <w:vAlign w:val="bottom"/>
          </w:tcPr>
          <w:p w14:paraId="4E5083CB" w14:textId="4C6110CF"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adults</w:t>
            </w:r>
          </w:p>
        </w:tc>
        <w:tc>
          <w:tcPr>
            <w:tcW w:w="2976" w:type="dxa"/>
            <w:tcBorders>
              <w:top w:val="nil"/>
              <w:left w:val="nil"/>
              <w:bottom w:val="nil"/>
              <w:right w:val="nil"/>
            </w:tcBorders>
            <w:vAlign w:val="bottom"/>
          </w:tcPr>
          <w:p w14:paraId="106EDF06" w14:textId="714BF3C7" w:rsidR="00AA3472" w:rsidRPr="004A3C6A" w:rsidRDefault="004A3C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p>
        </w:tc>
      </w:tr>
      <w:tr w:rsidR="00540046" w14:paraId="38423424" w14:textId="77777777" w:rsidTr="00DD0B9A">
        <w:tc>
          <w:tcPr>
            <w:tcW w:w="1509" w:type="dxa"/>
            <w:tcBorders>
              <w:top w:val="nil"/>
              <w:left w:val="nil"/>
              <w:bottom w:val="nil"/>
              <w:right w:val="nil"/>
            </w:tcBorders>
            <w:vAlign w:val="bottom"/>
          </w:tcPr>
          <w:p w14:paraId="14A836CA" w14:textId="14064A70"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Nymphalidae</w:t>
            </w:r>
            <w:proofErr w:type="spellEnd"/>
          </w:p>
        </w:tc>
        <w:tc>
          <w:tcPr>
            <w:tcW w:w="2073" w:type="dxa"/>
            <w:tcBorders>
              <w:top w:val="nil"/>
              <w:left w:val="nil"/>
              <w:bottom w:val="nil"/>
              <w:right w:val="nil"/>
            </w:tcBorders>
            <w:vAlign w:val="bottom"/>
          </w:tcPr>
          <w:p w14:paraId="144AA0E7" w14:textId="203D72F5" w:rsidR="00AA3472" w:rsidRPr="00155458" w:rsidRDefault="00AA3472" w:rsidP="00386B01">
            <w:pPr>
              <w:rPr>
                <w:rFonts w:ascii="Times New Roman" w:eastAsia="Times New Roman" w:hAnsi="Times New Roman" w:cs="Times New Roman"/>
                <w:i/>
                <w:iCs/>
                <w:sz w:val="24"/>
                <w:szCs w:val="24"/>
              </w:rPr>
            </w:pPr>
            <w:r w:rsidRPr="00155458">
              <w:rPr>
                <w:rFonts w:ascii="Times New Roman" w:hAnsi="Times New Roman" w:cs="Times New Roman"/>
                <w:i/>
                <w:iCs/>
                <w:color w:val="000000"/>
                <w:sz w:val="24"/>
                <w:szCs w:val="24"/>
              </w:rPr>
              <w:t xml:space="preserve">Polygonia </w:t>
            </w:r>
            <w:proofErr w:type="spellStart"/>
            <w:r w:rsidRPr="00155458">
              <w:rPr>
                <w:rFonts w:ascii="Times New Roman" w:hAnsi="Times New Roman" w:cs="Times New Roman"/>
                <w:i/>
                <w:iCs/>
                <w:color w:val="000000"/>
                <w:sz w:val="24"/>
                <w:szCs w:val="24"/>
              </w:rPr>
              <w:t>interrogationis</w:t>
            </w:r>
            <w:proofErr w:type="spellEnd"/>
          </w:p>
        </w:tc>
        <w:tc>
          <w:tcPr>
            <w:tcW w:w="1177" w:type="dxa"/>
            <w:tcBorders>
              <w:top w:val="nil"/>
              <w:left w:val="nil"/>
              <w:bottom w:val="nil"/>
              <w:right w:val="nil"/>
            </w:tcBorders>
            <w:vAlign w:val="bottom"/>
          </w:tcPr>
          <w:p w14:paraId="0E0B7644" w14:textId="551DA491"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2</w:t>
            </w:r>
          </w:p>
        </w:tc>
        <w:tc>
          <w:tcPr>
            <w:tcW w:w="1620" w:type="dxa"/>
            <w:tcBorders>
              <w:top w:val="nil"/>
              <w:left w:val="nil"/>
              <w:bottom w:val="nil"/>
              <w:right w:val="nil"/>
            </w:tcBorders>
            <w:vAlign w:val="bottom"/>
          </w:tcPr>
          <w:p w14:paraId="68C4D8F4" w14:textId="42CEBC73"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adults</w:t>
            </w:r>
          </w:p>
        </w:tc>
        <w:tc>
          <w:tcPr>
            <w:tcW w:w="2976" w:type="dxa"/>
            <w:tcBorders>
              <w:top w:val="nil"/>
              <w:left w:val="nil"/>
              <w:bottom w:val="nil"/>
              <w:right w:val="nil"/>
            </w:tcBorders>
            <w:vAlign w:val="bottom"/>
          </w:tcPr>
          <w:p w14:paraId="159CB7C1" w14:textId="24618ACC" w:rsidR="00AA3472" w:rsidRPr="004A3C6A" w:rsidRDefault="004A3C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p>
        </w:tc>
      </w:tr>
      <w:tr w:rsidR="00540046" w14:paraId="458505AA" w14:textId="77777777" w:rsidTr="00DD0B9A">
        <w:tc>
          <w:tcPr>
            <w:tcW w:w="1509" w:type="dxa"/>
            <w:tcBorders>
              <w:top w:val="nil"/>
              <w:left w:val="nil"/>
              <w:bottom w:val="nil"/>
              <w:right w:val="nil"/>
            </w:tcBorders>
            <w:vAlign w:val="bottom"/>
          </w:tcPr>
          <w:p w14:paraId="5ED7186D" w14:textId="50626BA6"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Nymphalidae</w:t>
            </w:r>
            <w:proofErr w:type="spellEnd"/>
          </w:p>
        </w:tc>
        <w:tc>
          <w:tcPr>
            <w:tcW w:w="2073" w:type="dxa"/>
            <w:tcBorders>
              <w:top w:val="nil"/>
              <w:left w:val="nil"/>
              <w:bottom w:val="nil"/>
              <w:right w:val="nil"/>
            </w:tcBorders>
            <w:vAlign w:val="bottom"/>
          </w:tcPr>
          <w:p w14:paraId="7CD0F525" w14:textId="706FE962" w:rsidR="00AA3472" w:rsidRPr="00155458" w:rsidRDefault="00AA3472" w:rsidP="00386B01">
            <w:pPr>
              <w:rPr>
                <w:rFonts w:ascii="Times New Roman" w:eastAsia="Times New Roman" w:hAnsi="Times New Roman" w:cs="Times New Roman"/>
                <w:i/>
                <w:iCs/>
                <w:sz w:val="24"/>
                <w:szCs w:val="24"/>
              </w:rPr>
            </w:pPr>
            <w:r w:rsidRPr="00155458">
              <w:rPr>
                <w:rFonts w:ascii="Times New Roman" w:hAnsi="Times New Roman" w:cs="Times New Roman"/>
                <w:i/>
                <w:iCs/>
                <w:color w:val="000000"/>
                <w:sz w:val="24"/>
                <w:szCs w:val="24"/>
              </w:rPr>
              <w:t xml:space="preserve">Speyeria </w:t>
            </w:r>
            <w:proofErr w:type="spellStart"/>
            <w:r w:rsidRPr="00155458">
              <w:rPr>
                <w:rFonts w:ascii="Times New Roman" w:hAnsi="Times New Roman" w:cs="Times New Roman"/>
                <w:i/>
                <w:iCs/>
                <w:color w:val="000000"/>
                <w:sz w:val="24"/>
                <w:szCs w:val="24"/>
              </w:rPr>
              <w:t>cybele</w:t>
            </w:r>
            <w:proofErr w:type="spellEnd"/>
          </w:p>
        </w:tc>
        <w:tc>
          <w:tcPr>
            <w:tcW w:w="1177" w:type="dxa"/>
            <w:tcBorders>
              <w:top w:val="nil"/>
              <w:left w:val="nil"/>
              <w:bottom w:val="nil"/>
              <w:right w:val="nil"/>
            </w:tcBorders>
            <w:vAlign w:val="bottom"/>
          </w:tcPr>
          <w:p w14:paraId="77598DB1" w14:textId="6D3F2404"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1</w:t>
            </w:r>
          </w:p>
        </w:tc>
        <w:tc>
          <w:tcPr>
            <w:tcW w:w="1620" w:type="dxa"/>
            <w:tcBorders>
              <w:top w:val="nil"/>
              <w:left w:val="nil"/>
              <w:bottom w:val="nil"/>
              <w:right w:val="nil"/>
            </w:tcBorders>
            <w:vAlign w:val="bottom"/>
          </w:tcPr>
          <w:p w14:paraId="419DA5E1" w14:textId="10206D29"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larvae</w:t>
            </w:r>
          </w:p>
        </w:tc>
        <w:tc>
          <w:tcPr>
            <w:tcW w:w="2976" w:type="dxa"/>
            <w:tcBorders>
              <w:top w:val="nil"/>
              <w:left w:val="nil"/>
              <w:bottom w:val="nil"/>
              <w:right w:val="nil"/>
            </w:tcBorders>
            <w:vAlign w:val="bottom"/>
          </w:tcPr>
          <w:p w14:paraId="65428F6C" w14:textId="51569990" w:rsidR="00AA3472" w:rsidRPr="004A3C6A" w:rsidRDefault="004A3C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F71657">
              <w:rPr>
                <w:rFonts w:ascii="Times New Roman" w:hAnsi="Times New Roman" w:cs="Times New Roman"/>
                <w:color w:val="000000"/>
                <w:sz w:val="24"/>
                <w:szCs w:val="24"/>
              </w:rPr>
              <w:t xml:space="preserve">, Alabama Butterfly Atlas </w:t>
            </w:r>
            <w:r w:rsidR="00F71657">
              <w:rPr>
                <w:rFonts w:ascii="Times New Roman" w:hAnsi="Times New Roman" w:cs="Times New Roman"/>
                <w:color w:val="000000"/>
                <w:sz w:val="24"/>
                <w:szCs w:val="24"/>
              </w:rPr>
              <w:lastRenderedPageBreak/>
              <w:t xml:space="preserve">2022. </w:t>
            </w:r>
            <w:r w:rsidR="00AA3472" w:rsidRPr="004A3C6A">
              <w:rPr>
                <w:rFonts w:ascii="Times New Roman" w:hAnsi="Times New Roman" w:cs="Times New Roman"/>
                <w:color w:val="000000"/>
                <w:sz w:val="24"/>
                <w:szCs w:val="24"/>
              </w:rPr>
              <w:t>Note possible name change</w:t>
            </w:r>
          </w:p>
        </w:tc>
      </w:tr>
      <w:tr w:rsidR="00540046" w14:paraId="7896E56C" w14:textId="77777777" w:rsidTr="00DD0B9A">
        <w:tc>
          <w:tcPr>
            <w:tcW w:w="1509" w:type="dxa"/>
            <w:tcBorders>
              <w:top w:val="nil"/>
              <w:left w:val="nil"/>
              <w:bottom w:val="nil"/>
              <w:right w:val="nil"/>
            </w:tcBorders>
            <w:vAlign w:val="bottom"/>
          </w:tcPr>
          <w:p w14:paraId="796B3A7E" w14:textId="2F6DF22C"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lastRenderedPageBreak/>
              <w:t>Nymphalidae</w:t>
            </w:r>
            <w:proofErr w:type="spellEnd"/>
          </w:p>
        </w:tc>
        <w:tc>
          <w:tcPr>
            <w:tcW w:w="2073" w:type="dxa"/>
            <w:tcBorders>
              <w:top w:val="nil"/>
              <w:left w:val="nil"/>
              <w:bottom w:val="nil"/>
              <w:right w:val="nil"/>
            </w:tcBorders>
            <w:vAlign w:val="bottom"/>
          </w:tcPr>
          <w:p w14:paraId="21AFEECF" w14:textId="4B039805" w:rsidR="00AA3472" w:rsidRPr="00155458" w:rsidRDefault="00AA3472" w:rsidP="00386B01">
            <w:pPr>
              <w:rPr>
                <w:rFonts w:ascii="Times New Roman" w:eastAsia="Times New Roman" w:hAnsi="Times New Roman" w:cs="Times New Roman"/>
                <w:i/>
                <w:iCs/>
                <w:sz w:val="24"/>
                <w:szCs w:val="24"/>
              </w:rPr>
            </w:pPr>
            <w:r w:rsidRPr="00155458">
              <w:rPr>
                <w:rFonts w:ascii="Times New Roman" w:hAnsi="Times New Roman" w:cs="Times New Roman"/>
                <w:i/>
                <w:iCs/>
                <w:color w:val="000000"/>
                <w:sz w:val="24"/>
                <w:szCs w:val="24"/>
              </w:rPr>
              <w:t xml:space="preserve">Vanessa </w:t>
            </w:r>
            <w:proofErr w:type="spellStart"/>
            <w:r w:rsidRPr="00155458">
              <w:rPr>
                <w:rFonts w:ascii="Times New Roman" w:hAnsi="Times New Roman" w:cs="Times New Roman"/>
                <w:i/>
                <w:iCs/>
                <w:color w:val="000000"/>
                <w:sz w:val="24"/>
                <w:szCs w:val="24"/>
              </w:rPr>
              <w:t>virginiensis</w:t>
            </w:r>
            <w:proofErr w:type="spellEnd"/>
          </w:p>
        </w:tc>
        <w:tc>
          <w:tcPr>
            <w:tcW w:w="1177" w:type="dxa"/>
            <w:tcBorders>
              <w:top w:val="nil"/>
              <w:left w:val="nil"/>
              <w:bottom w:val="nil"/>
              <w:right w:val="nil"/>
            </w:tcBorders>
            <w:vAlign w:val="bottom"/>
          </w:tcPr>
          <w:p w14:paraId="75693890" w14:textId="334FFF3A"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3.5</w:t>
            </w:r>
          </w:p>
        </w:tc>
        <w:tc>
          <w:tcPr>
            <w:tcW w:w="1620" w:type="dxa"/>
            <w:tcBorders>
              <w:top w:val="nil"/>
              <w:left w:val="nil"/>
              <w:bottom w:val="nil"/>
              <w:right w:val="nil"/>
            </w:tcBorders>
            <w:vAlign w:val="bottom"/>
          </w:tcPr>
          <w:p w14:paraId="60ABE372" w14:textId="28908B18"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adults</w:t>
            </w:r>
          </w:p>
        </w:tc>
        <w:tc>
          <w:tcPr>
            <w:tcW w:w="2976" w:type="dxa"/>
            <w:tcBorders>
              <w:top w:val="nil"/>
              <w:left w:val="nil"/>
              <w:bottom w:val="nil"/>
              <w:right w:val="nil"/>
            </w:tcBorders>
            <w:vAlign w:val="bottom"/>
          </w:tcPr>
          <w:p w14:paraId="15A8677D" w14:textId="2392F5E4" w:rsidR="00AA3472" w:rsidRPr="004A3C6A" w:rsidRDefault="004A3C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F71657">
              <w:rPr>
                <w:rFonts w:ascii="Times New Roman" w:hAnsi="Times New Roman" w:cs="Times New Roman"/>
                <w:color w:val="000000"/>
                <w:sz w:val="24"/>
                <w:szCs w:val="24"/>
              </w:rPr>
              <w:t>, Hall 2021</w:t>
            </w:r>
          </w:p>
        </w:tc>
      </w:tr>
      <w:tr w:rsidR="00540046" w14:paraId="3F7B202F" w14:textId="77777777" w:rsidTr="00DD0B9A">
        <w:tc>
          <w:tcPr>
            <w:tcW w:w="1509" w:type="dxa"/>
            <w:tcBorders>
              <w:top w:val="nil"/>
              <w:left w:val="nil"/>
              <w:bottom w:val="nil"/>
              <w:right w:val="nil"/>
            </w:tcBorders>
            <w:vAlign w:val="bottom"/>
          </w:tcPr>
          <w:p w14:paraId="4FEC5738" w14:textId="27F046FF"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Papilionidae</w:t>
            </w:r>
            <w:proofErr w:type="spellEnd"/>
          </w:p>
        </w:tc>
        <w:tc>
          <w:tcPr>
            <w:tcW w:w="2073" w:type="dxa"/>
            <w:tcBorders>
              <w:top w:val="nil"/>
              <w:left w:val="nil"/>
              <w:bottom w:val="nil"/>
              <w:right w:val="nil"/>
            </w:tcBorders>
            <w:vAlign w:val="bottom"/>
          </w:tcPr>
          <w:p w14:paraId="38DAEA44" w14:textId="63EBC271"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Battus</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philenor</w:t>
            </w:r>
            <w:proofErr w:type="spellEnd"/>
          </w:p>
        </w:tc>
        <w:tc>
          <w:tcPr>
            <w:tcW w:w="1177" w:type="dxa"/>
            <w:tcBorders>
              <w:top w:val="nil"/>
              <w:left w:val="nil"/>
              <w:bottom w:val="nil"/>
              <w:right w:val="nil"/>
            </w:tcBorders>
            <w:vAlign w:val="bottom"/>
          </w:tcPr>
          <w:p w14:paraId="415A1443" w14:textId="1EFF19C2"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3</w:t>
            </w:r>
          </w:p>
        </w:tc>
        <w:tc>
          <w:tcPr>
            <w:tcW w:w="1620" w:type="dxa"/>
            <w:tcBorders>
              <w:top w:val="nil"/>
              <w:left w:val="nil"/>
              <w:bottom w:val="nil"/>
              <w:right w:val="nil"/>
            </w:tcBorders>
            <w:vAlign w:val="bottom"/>
          </w:tcPr>
          <w:p w14:paraId="37C814D9" w14:textId="4C34D2E9"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pupae</w:t>
            </w:r>
          </w:p>
        </w:tc>
        <w:tc>
          <w:tcPr>
            <w:tcW w:w="2976" w:type="dxa"/>
            <w:tcBorders>
              <w:top w:val="nil"/>
              <w:left w:val="nil"/>
              <w:bottom w:val="nil"/>
              <w:right w:val="nil"/>
            </w:tcBorders>
            <w:vAlign w:val="bottom"/>
          </w:tcPr>
          <w:p w14:paraId="25015734" w14:textId="622BBF55" w:rsidR="00AA3472" w:rsidRPr="004A3C6A" w:rsidRDefault="004A3C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540046">
              <w:rPr>
                <w:rFonts w:ascii="Times New Roman" w:hAnsi="Times New Roman" w:cs="Times New Roman"/>
                <w:color w:val="000000"/>
                <w:sz w:val="24"/>
                <w:szCs w:val="24"/>
              </w:rPr>
              <w:t>, Illinois Department of Natural Resources 2017</w:t>
            </w:r>
          </w:p>
        </w:tc>
      </w:tr>
      <w:tr w:rsidR="00540046" w14:paraId="776FC795" w14:textId="77777777" w:rsidTr="00DD0B9A">
        <w:tc>
          <w:tcPr>
            <w:tcW w:w="1509" w:type="dxa"/>
            <w:tcBorders>
              <w:top w:val="nil"/>
              <w:left w:val="nil"/>
              <w:bottom w:val="nil"/>
              <w:right w:val="nil"/>
            </w:tcBorders>
            <w:vAlign w:val="bottom"/>
          </w:tcPr>
          <w:p w14:paraId="718E910D" w14:textId="47E06347"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Papilionidae</w:t>
            </w:r>
            <w:proofErr w:type="spellEnd"/>
          </w:p>
        </w:tc>
        <w:tc>
          <w:tcPr>
            <w:tcW w:w="2073" w:type="dxa"/>
            <w:tcBorders>
              <w:top w:val="nil"/>
              <w:left w:val="nil"/>
              <w:bottom w:val="nil"/>
              <w:right w:val="nil"/>
            </w:tcBorders>
            <w:vAlign w:val="bottom"/>
          </w:tcPr>
          <w:p w14:paraId="055F81BC" w14:textId="668F65F4"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Eurytides</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marcellus</w:t>
            </w:r>
            <w:proofErr w:type="spellEnd"/>
          </w:p>
        </w:tc>
        <w:tc>
          <w:tcPr>
            <w:tcW w:w="1177" w:type="dxa"/>
            <w:tcBorders>
              <w:top w:val="nil"/>
              <w:left w:val="nil"/>
              <w:bottom w:val="nil"/>
              <w:right w:val="nil"/>
            </w:tcBorders>
            <w:vAlign w:val="bottom"/>
          </w:tcPr>
          <w:p w14:paraId="3C00ACE3" w14:textId="3B8BD81B"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3</w:t>
            </w:r>
          </w:p>
        </w:tc>
        <w:tc>
          <w:tcPr>
            <w:tcW w:w="1620" w:type="dxa"/>
            <w:tcBorders>
              <w:top w:val="nil"/>
              <w:left w:val="nil"/>
              <w:bottom w:val="nil"/>
              <w:right w:val="nil"/>
            </w:tcBorders>
            <w:vAlign w:val="bottom"/>
          </w:tcPr>
          <w:p w14:paraId="00F56506" w14:textId="218C2184"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pupae</w:t>
            </w:r>
          </w:p>
        </w:tc>
        <w:tc>
          <w:tcPr>
            <w:tcW w:w="2976" w:type="dxa"/>
            <w:tcBorders>
              <w:top w:val="nil"/>
              <w:left w:val="nil"/>
              <w:bottom w:val="nil"/>
              <w:right w:val="nil"/>
            </w:tcBorders>
            <w:vAlign w:val="bottom"/>
          </w:tcPr>
          <w:p w14:paraId="39AB307C" w14:textId="3D0C591B" w:rsidR="00AA3472" w:rsidRPr="004A3C6A" w:rsidRDefault="004A3C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540046">
              <w:rPr>
                <w:rFonts w:ascii="Times New Roman" w:hAnsi="Times New Roman" w:cs="Times New Roman"/>
                <w:color w:val="000000"/>
                <w:sz w:val="24"/>
                <w:szCs w:val="24"/>
              </w:rPr>
              <w:t xml:space="preserve">, </w:t>
            </w:r>
            <w:proofErr w:type="gramStart"/>
            <w:r w:rsidR="00540046">
              <w:rPr>
                <w:rFonts w:ascii="Times New Roman" w:hAnsi="Times New Roman" w:cs="Times New Roman"/>
                <w:color w:val="000000"/>
                <w:sz w:val="24"/>
                <w:szCs w:val="24"/>
              </w:rPr>
              <w:t>Hall</w:t>
            </w:r>
            <w:proofErr w:type="gramEnd"/>
            <w:r w:rsidR="00540046">
              <w:rPr>
                <w:rFonts w:ascii="Times New Roman" w:hAnsi="Times New Roman" w:cs="Times New Roman"/>
                <w:color w:val="000000"/>
                <w:sz w:val="24"/>
                <w:szCs w:val="24"/>
              </w:rPr>
              <w:t xml:space="preserve"> and Butler 2020</w:t>
            </w:r>
          </w:p>
        </w:tc>
      </w:tr>
      <w:tr w:rsidR="00540046" w14:paraId="17595342" w14:textId="77777777" w:rsidTr="00DD0B9A">
        <w:tc>
          <w:tcPr>
            <w:tcW w:w="1509" w:type="dxa"/>
            <w:tcBorders>
              <w:top w:val="nil"/>
              <w:left w:val="nil"/>
              <w:bottom w:val="nil"/>
              <w:right w:val="nil"/>
            </w:tcBorders>
            <w:vAlign w:val="bottom"/>
          </w:tcPr>
          <w:p w14:paraId="1648845C" w14:textId="064D6EF1"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Papilionidae</w:t>
            </w:r>
            <w:proofErr w:type="spellEnd"/>
          </w:p>
        </w:tc>
        <w:tc>
          <w:tcPr>
            <w:tcW w:w="2073" w:type="dxa"/>
            <w:tcBorders>
              <w:top w:val="nil"/>
              <w:left w:val="nil"/>
              <w:bottom w:val="nil"/>
              <w:right w:val="nil"/>
            </w:tcBorders>
            <w:vAlign w:val="bottom"/>
          </w:tcPr>
          <w:p w14:paraId="770A802E" w14:textId="264739FA"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Papilio</w:t>
            </w:r>
            <w:proofErr w:type="spellEnd"/>
            <w:r w:rsidRPr="00155458">
              <w:rPr>
                <w:rFonts w:ascii="Times New Roman" w:hAnsi="Times New Roman" w:cs="Times New Roman"/>
                <w:i/>
                <w:iCs/>
                <w:color w:val="000000"/>
                <w:sz w:val="24"/>
                <w:szCs w:val="24"/>
              </w:rPr>
              <w:t xml:space="preserve"> glaucus</w:t>
            </w:r>
          </w:p>
        </w:tc>
        <w:tc>
          <w:tcPr>
            <w:tcW w:w="1177" w:type="dxa"/>
            <w:tcBorders>
              <w:top w:val="nil"/>
              <w:left w:val="nil"/>
              <w:bottom w:val="nil"/>
              <w:right w:val="nil"/>
            </w:tcBorders>
            <w:vAlign w:val="bottom"/>
          </w:tcPr>
          <w:p w14:paraId="68E45ED8" w14:textId="7EEE5939"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2</w:t>
            </w:r>
          </w:p>
        </w:tc>
        <w:tc>
          <w:tcPr>
            <w:tcW w:w="1620" w:type="dxa"/>
            <w:tcBorders>
              <w:top w:val="nil"/>
              <w:left w:val="nil"/>
              <w:bottom w:val="nil"/>
              <w:right w:val="nil"/>
            </w:tcBorders>
            <w:vAlign w:val="bottom"/>
          </w:tcPr>
          <w:p w14:paraId="1C17614F" w14:textId="17EE9BDF"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pupae</w:t>
            </w:r>
          </w:p>
        </w:tc>
        <w:tc>
          <w:tcPr>
            <w:tcW w:w="2976" w:type="dxa"/>
            <w:tcBorders>
              <w:top w:val="nil"/>
              <w:left w:val="nil"/>
              <w:bottom w:val="nil"/>
              <w:right w:val="nil"/>
            </w:tcBorders>
            <w:vAlign w:val="bottom"/>
          </w:tcPr>
          <w:p w14:paraId="47BF7787" w14:textId="7A78DA8E" w:rsidR="00AA3472" w:rsidRPr="004A3C6A" w:rsidRDefault="004A3C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540046">
              <w:rPr>
                <w:rFonts w:ascii="Times New Roman" w:hAnsi="Times New Roman" w:cs="Times New Roman"/>
                <w:color w:val="000000"/>
                <w:sz w:val="24"/>
                <w:szCs w:val="24"/>
              </w:rPr>
              <w:t xml:space="preserve">, BAMONA 2022. </w:t>
            </w:r>
            <w:r w:rsidR="00AA3472" w:rsidRPr="004A3C6A">
              <w:rPr>
                <w:rFonts w:ascii="Times New Roman" w:hAnsi="Times New Roman" w:cs="Times New Roman"/>
                <w:color w:val="000000"/>
                <w:sz w:val="24"/>
                <w:szCs w:val="24"/>
              </w:rPr>
              <w:t>Note name change</w:t>
            </w:r>
          </w:p>
        </w:tc>
      </w:tr>
      <w:tr w:rsidR="00540046" w14:paraId="47E5CCC9" w14:textId="77777777" w:rsidTr="00DD0B9A">
        <w:tc>
          <w:tcPr>
            <w:tcW w:w="1509" w:type="dxa"/>
            <w:tcBorders>
              <w:top w:val="nil"/>
              <w:left w:val="nil"/>
              <w:bottom w:val="nil"/>
              <w:right w:val="nil"/>
            </w:tcBorders>
            <w:vAlign w:val="bottom"/>
          </w:tcPr>
          <w:p w14:paraId="58DBBCF4" w14:textId="63A5C65A"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Papilionidae</w:t>
            </w:r>
            <w:proofErr w:type="spellEnd"/>
          </w:p>
        </w:tc>
        <w:tc>
          <w:tcPr>
            <w:tcW w:w="2073" w:type="dxa"/>
            <w:tcBorders>
              <w:top w:val="nil"/>
              <w:left w:val="nil"/>
              <w:bottom w:val="nil"/>
              <w:right w:val="nil"/>
            </w:tcBorders>
            <w:vAlign w:val="bottom"/>
          </w:tcPr>
          <w:p w14:paraId="00ECBC67" w14:textId="1587FAB9"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Papilio</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polyxenes</w:t>
            </w:r>
            <w:proofErr w:type="spellEnd"/>
          </w:p>
        </w:tc>
        <w:tc>
          <w:tcPr>
            <w:tcW w:w="1177" w:type="dxa"/>
            <w:tcBorders>
              <w:top w:val="nil"/>
              <w:left w:val="nil"/>
              <w:bottom w:val="nil"/>
              <w:right w:val="nil"/>
            </w:tcBorders>
            <w:vAlign w:val="bottom"/>
          </w:tcPr>
          <w:p w14:paraId="15047424" w14:textId="18E1E29C"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3</w:t>
            </w:r>
          </w:p>
        </w:tc>
        <w:tc>
          <w:tcPr>
            <w:tcW w:w="1620" w:type="dxa"/>
            <w:tcBorders>
              <w:top w:val="nil"/>
              <w:left w:val="nil"/>
              <w:bottom w:val="nil"/>
              <w:right w:val="nil"/>
            </w:tcBorders>
            <w:vAlign w:val="bottom"/>
          </w:tcPr>
          <w:p w14:paraId="66E84FCF" w14:textId="37DE8876"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pupae</w:t>
            </w:r>
          </w:p>
        </w:tc>
        <w:tc>
          <w:tcPr>
            <w:tcW w:w="2976" w:type="dxa"/>
            <w:tcBorders>
              <w:top w:val="nil"/>
              <w:left w:val="nil"/>
              <w:bottom w:val="nil"/>
              <w:right w:val="nil"/>
            </w:tcBorders>
            <w:vAlign w:val="bottom"/>
          </w:tcPr>
          <w:p w14:paraId="413C7874" w14:textId="4C5D3550" w:rsidR="00AA3472" w:rsidRPr="004A3C6A" w:rsidRDefault="004A3C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540046">
              <w:rPr>
                <w:rFonts w:ascii="Times New Roman" w:hAnsi="Times New Roman" w:cs="Times New Roman"/>
                <w:color w:val="000000"/>
                <w:sz w:val="24"/>
                <w:szCs w:val="24"/>
              </w:rPr>
              <w:t>, BAMONA 2022</w:t>
            </w:r>
          </w:p>
        </w:tc>
      </w:tr>
      <w:tr w:rsidR="00540046" w14:paraId="36D42D61" w14:textId="77777777" w:rsidTr="00DD0B9A">
        <w:tc>
          <w:tcPr>
            <w:tcW w:w="1509" w:type="dxa"/>
            <w:tcBorders>
              <w:top w:val="nil"/>
              <w:left w:val="nil"/>
              <w:bottom w:val="nil"/>
              <w:right w:val="nil"/>
            </w:tcBorders>
            <w:vAlign w:val="bottom"/>
          </w:tcPr>
          <w:p w14:paraId="55EE2245" w14:textId="69B74A60"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Papilionidae</w:t>
            </w:r>
            <w:proofErr w:type="spellEnd"/>
          </w:p>
        </w:tc>
        <w:tc>
          <w:tcPr>
            <w:tcW w:w="2073" w:type="dxa"/>
            <w:tcBorders>
              <w:top w:val="nil"/>
              <w:left w:val="nil"/>
              <w:bottom w:val="nil"/>
              <w:right w:val="nil"/>
            </w:tcBorders>
            <w:vAlign w:val="bottom"/>
          </w:tcPr>
          <w:p w14:paraId="2BA59672" w14:textId="1CAA48F3"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Papilio</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troilus</w:t>
            </w:r>
            <w:proofErr w:type="spellEnd"/>
          </w:p>
        </w:tc>
        <w:tc>
          <w:tcPr>
            <w:tcW w:w="1177" w:type="dxa"/>
            <w:tcBorders>
              <w:top w:val="nil"/>
              <w:left w:val="nil"/>
              <w:bottom w:val="nil"/>
              <w:right w:val="nil"/>
            </w:tcBorders>
            <w:vAlign w:val="bottom"/>
          </w:tcPr>
          <w:p w14:paraId="0A89640A" w14:textId="2CBF3ABD"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2</w:t>
            </w:r>
          </w:p>
        </w:tc>
        <w:tc>
          <w:tcPr>
            <w:tcW w:w="1620" w:type="dxa"/>
            <w:tcBorders>
              <w:top w:val="nil"/>
              <w:left w:val="nil"/>
              <w:bottom w:val="nil"/>
              <w:right w:val="nil"/>
            </w:tcBorders>
            <w:vAlign w:val="bottom"/>
          </w:tcPr>
          <w:p w14:paraId="53CF9831" w14:textId="6F25F786"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pupae</w:t>
            </w:r>
          </w:p>
        </w:tc>
        <w:tc>
          <w:tcPr>
            <w:tcW w:w="2976" w:type="dxa"/>
            <w:tcBorders>
              <w:top w:val="nil"/>
              <w:left w:val="nil"/>
              <w:bottom w:val="nil"/>
              <w:right w:val="nil"/>
            </w:tcBorders>
            <w:vAlign w:val="bottom"/>
          </w:tcPr>
          <w:p w14:paraId="6B1F9CED" w14:textId="41AE17FC" w:rsidR="00AA3472" w:rsidRPr="004A3C6A" w:rsidRDefault="004A3C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540046">
              <w:rPr>
                <w:rFonts w:ascii="Times New Roman" w:hAnsi="Times New Roman" w:cs="Times New Roman"/>
                <w:color w:val="000000"/>
                <w:sz w:val="24"/>
                <w:szCs w:val="24"/>
              </w:rPr>
              <w:t>, BAMONA 2022</w:t>
            </w:r>
          </w:p>
        </w:tc>
      </w:tr>
      <w:tr w:rsidR="00540046" w14:paraId="605C8EB8" w14:textId="77777777" w:rsidTr="00DD0B9A">
        <w:tc>
          <w:tcPr>
            <w:tcW w:w="1509" w:type="dxa"/>
            <w:tcBorders>
              <w:top w:val="nil"/>
              <w:left w:val="nil"/>
              <w:bottom w:val="nil"/>
              <w:right w:val="nil"/>
            </w:tcBorders>
            <w:vAlign w:val="bottom"/>
          </w:tcPr>
          <w:p w14:paraId="04DDB0B1" w14:textId="37AD435B"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Pieridae</w:t>
            </w:r>
            <w:proofErr w:type="spellEnd"/>
          </w:p>
        </w:tc>
        <w:tc>
          <w:tcPr>
            <w:tcW w:w="2073" w:type="dxa"/>
            <w:tcBorders>
              <w:top w:val="nil"/>
              <w:left w:val="nil"/>
              <w:bottom w:val="nil"/>
              <w:right w:val="nil"/>
            </w:tcBorders>
            <w:vAlign w:val="bottom"/>
          </w:tcPr>
          <w:p w14:paraId="47D03098" w14:textId="4BBD5F87"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Abaeis</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nicippe</w:t>
            </w:r>
            <w:proofErr w:type="spellEnd"/>
          </w:p>
        </w:tc>
        <w:tc>
          <w:tcPr>
            <w:tcW w:w="1177" w:type="dxa"/>
            <w:tcBorders>
              <w:top w:val="nil"/>
              <w:left w:val="nil"/>
              <w:bottom w:val="nil"/>
              <w:right w:val="nil"/>
            </w:tcBorders>
            <w:vAlign w:val="bottom"/>
          </w:tcPr>
          <w:p w14:paraId="18E51D33" w14:textId="3F3D23C0"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3</w:t>
            </w:r>
          </w:p>
        </w:tc>
        <w:tc>
          <w:tcPr>
            <w:tcW w:w="1620" w:type="dxa"/>
            <w:tcBorders>
              <w:top w:val="nil"/>
              <w:left w:val="nil"/>
              <w:bottom w:val="nil"/>
              <w:right w:val="nil"/>
            </w:tcBorders>
            <w:vAlign w:val="bottom"/>
          </w:tcPr>
          <w:p w14:paraId="289DE92C" w14:textId="1E95B5A9"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adults</w:t>
            </w:r>
          </w:p>
        </w:tc>
        <w:tc>
          <w:tcPr>
            <w:tcW w:w="2976" w:type="dxa"/>
            <w:tcBorders>
              <w:top w:val="nil"/>
              <w:left w:val="nil"/>
              <w:bottom w:val="nil"/>
              <w:right w:val="nil"/>
            </w:tcBorders>
            <w:vAlign w:val="bottom"/>
          </w:tcPr>
          <w:p w14:paraId="21A209BE" w14:textId="023C3D4E" w:rsidR="00AA3472" w:rsidRPr="004A3C6A" w:rsidRDefault="004A3C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540046">
              <w:rPr>
                <w:rFonts w:ascii="Times New Roman" w:hAnsi="Times New Roman" w:cs="Times New Roman"/>
                <w:color w:val="000000"/>
                <w:sz w:val="24"/>
                <w:szCs w:val="24"/>
              </w:rPr>
              <w:t>, Florida Museum 2021</w:t>
            </w:r>
          </w:p>
        </w:tc>
      </w:tr>
      <w:tr w:rsidR="00540046" w14:paraId="69060D52" w14:textId="77777777" w:rsidTr="00DD0B9A">
        <w:tc>
          <w:tcPr>
            <w:tcW w:w="1509" w:type="dxa"/>
            <w:tcBorders>
              <w:top w:val="nil"/>
              <w:left w:val="nil"/>
              <w:bottom w:val="nil"/>
              <w:right w:val="nil"/>
            </w:tcBorders>
            <w:vAlign w:val="bottom"/>
          </w:tcPr>
          <w:p w14:paraId="59DC1ABC" w14:textId="0CFDC4EA"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Pieridae</w:t>
            </w:r>
            <w:proofErr w:type="spellEnd"/>
          </w:p>
        </w:tc>
        <w:tc>
          <w:tcPr>
            <w:tcW w:w="2073" w:type="dxa"/>
            <w:tcBorders>
              <w:top w:val="nil"/>
              <w:left w:val="nil"/>
              <w:bottom w:val="nil"/>
              <w:right w:val="nil"/>
            </w:tcBorders>
            <w:vAlign w:val="bottom"/>
          </w:tcPr>
          <w:p w14:paraId="6BFA7BBB" w14:textId="3B06A24C"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Anthocharis</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midea</w:t>
            </w:r>
            <w:proofErr w:type="spellEnd"/>
          </w:p>
        </w:tc>
        <w:tc>
          <w:tcPr>
            <w:tcW w:w="1177" w:type="dxa"/>
            <w:tcBorders>
              <w:top w:val="nil"/>
              <w:left w:val="nil"/>
              <w:bottom w:val="nil"/>
              <w:right w:val="nil"/>
            </w:tcBorders>
            <w:vAlign w:val="bottom"/>
          </w:tcPr>
          <w:p w14:paraId="0369A22F" w14:textId="27915458"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1</w:t>
            </w:r>
          </w:p>
        </w:tc>
        <w:tc>
          <w:tcPr>
            <w:tcW w:w="1620" w:type="dxa"/>
            <w:tcBorders>
              <w:top w:val="nil"/>
              <w:left w:val="nil"/>
              <w:bottom w:val="nil"/>
              <w:right w:val="nil"/>
            </w:tcBorders>
            <w:vAlign w:val="bottom"/>
          </w:tcPr>
          <w:p w14:paraId="067F9243" w14:textId="7066D01C"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pupae</w:t>
            </w:r>
          </w:p>
        </w:tc>
        <w:tc>
          <w:tcPr>
            <w:tcW w:w="2976" w:type="dxa"/>
            <w:tcBorders>
              <w:top w:val="nil"/>
              <w:left w:val="nil"/>
              <w:bottom w:val="nil"/>
              <w:right w:val="nil"/>
            </w:tcBorders>
            <w:vAlign w:val="bottom"/>
          </w:tcPr>
          <w:p w14:paraId="06BBADC5" w14:textId="53ACA75A" w:rsidR="00AA3472" w:rsidRPr="004A3C6A" w:rsidRDefault="004A3C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540046">
              <w:rPr>
                <w:rFonts w:ascii="Times New Roman" w:hAnsi="Times New Roman" w:cs="Times New Roman"/>
                <w:color w:val="000000"/>
                <w:sz w:val="24"/>
                <w:szCs w:val="24"/>
              </w:rPr>
              <w:t>, BAMONA 2022</w:t>
            </w:r>
          </w:p>
        </w:tc>
      </w:tr>
      <w:tr w:rsidR="00540046" w14:paraId="26A85F06" w14:textId="77777777" w:rsidTr="00DD0B9A">
        <w:tc>
          <w:tcPr>
            <w:tcW w:w="1509" w:type="dxa"/>
            <w:tcBorders>
              <w:top w:val="nil"/>
              <w:left w:val="nil"/>
              <w:bottom w:val="nil"/>
              <w:right w:val="nil"/>
            </w:tcBorders>
            <w:vAlign w:val="bottom"/>
          </w:tcPr>
          <w:p w14:paraId="2839E9D1" w14:textId="7E780A17"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Pieridae</w:t>
            </w:r>
            <w:proofErr w:type="spellEnd"/>
          </w:p>
        </w:tc>
        <w:tc>
          <w:tcPr>
            <w:tcW w:w="2073" w:type="dxa"/>
            <w:tcBorders>
              <w:top w:val="nil"/>
              <w:left w:val="nil"/>
              <w:bottom w:val="nil"/>
              <w:right w:val="nil"/>
            </w:tcBorders>
            <w:vAlign w:val="bottom"/>
          </w:tcPr>
          <w:p w14:paraId="50CBC766" w14:textId="088D18CD" w:rsidR="00AA3472" w:rsidRPr="00155458" w:rsidRDefault="00AA3472" w:rsidP="00386B01">
            <w:pPr>
              <w:rPr>
                <w:rFonts w:ascii="Times New Roman" w:eastAsia="Times New Roman" w:hAnsi="Times New Roman" w:cs="Times New Roman"/>
                <w:i/>
                <w:iCs/>
                <w:sz w:val="24"/>
                <w:szCs w:val="24"/>
              </w:rPr>
            </w:pPr>
            <w:proofErr w:type="spellStart"/>
            <w:r w:rsidRPr="00155458">
              <w:rPr>
                <w:rFonts w:ascii="Times New Roman" w:hAnsi="Times New Roman" w:cs="Times New Roman"/>
                <w:i/>
                <w:iCs/>
                <w:color w:val="000000"/>
                <w:sz w:val="24"/>
                <w:szCs w:val="24"/>
              </w:rPr>
              <w:t>Colias</w:t>
            </w:r>
            <w:proofErr w:type="spellEnd"/>
            <w:r w:rsidRPr="00155458">
              <w:rPr>
                <w:rFonts w:ascii="Times New Roman" w:hAnsi="Times New Roman" w:cs="Times New Roman"/>
                <w:i/>
                <w:iCs/>
                <w:color w:val="000000"/>
                <w:sz w:val="24"/>
                <w:szCs w:val="24"/>
              </w:rPr>
              <w:t xml:space="preserve"> </w:t>
            </w:r>
            <w:proofErr w:type="spellStart"/>
            <w:r w:rsidRPr="00155458">
              <w:rPr>
                <w:rFonts w:ascii="Times New Roman" w:hAnsi="Times New Roman" w:cs="Times New Roman"/>
                <w:i/>
                <w:iCs/>
                <w:color w:val="000000"/>
                <w:sz w:val="24"/>
                <w:szCs w:val="24"/>
              </w:rPr>
              <w:t>eurytheme</w:t>
            </w:r>
            <w:proofErr w:type="spellEnd"/>
          </w:p>
        </w:tc>
        <w:tc>
          <w:tcPr>
            <w:tcW w:w="1177" w:type="dxa"/>
            <w:tcBorders>
              <w:top w:val="nil"/>
              <w:left w:val="nil"/>
              <w:bottom w:val="nil"/>
              <w:right w:val="nil"/>
            </w:tcBorders>
            <w:vAlign w:val="bottom"/>
          </w:tcPr>
          <w:p w14:paraId="34AD710B" w14:textId="0D5D7469"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4.5</w:t>
            </w:r>
          </w:p>
        </w:tc>
        <w:tc>
          <w:tcPr>
            <w:tcW w:w="1620" w:type="dxa"/>
            <w:tcBorders>
              <w:top w:val="nil"/>
              <w:left w:val="nil"/>
              <w:bottom w:val="nil"/>
              <w:right w:val="nil"/>
            </w:tcBorders>
            <w:vAlign w:val="bottom"/>
          </w:tcPr>
          <w:p w14:paraId="7CD6766E" w14:textId="334AB975"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pupae</w:t>
            </w:r>
          </w:p>
        </w:tc>
        <w:tc>
          <w:tcPr>
            <w:tcW w:w="2976" w:type="dxa"/>
            <w:tcBorders>
              <w:top w:val="nil"/>
              <w:left w:val="nil"/>
              <w:bottom w:val="nil"/>
              <w:right w:val="nil"/>
            </w:tcBorders>
            <w:vAlign w:val="bottom"/>
          </w:tcPr>
          <w:p w14:paraId="35AF71AA" w14:textId="00049D86" w:rsidR="00AA3472" w:rsidRPr="004A3C6A" w:rsidRDefault="004A3C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540046">
              <w:rPr>
                <w:rFonts w:ascii="Times New Roman" w:hAnsi="Times New Roman" w:cs="Times New Roman"/>
                <w:color w:val="000000"/>
                <w:sz w:val="24"/>
                <w:szCs w:val="24"/>
              </w:rPr>
              <w:t>, BAMONA 2022</w:t>
            </w:r>
          </w:p>
        </w:tc>
      </w:tr>
      <w:tr w:rsidR="00540046" w14:paraId="6EE359DF" w14:textId="77777777" w:rsidTr="00DD0B9A">
        <w:tc>
          <w:tcPr>
            <w:tcW w:w="1509" w:type="dxa"/>
            <w:tcBorders>
              <w:top w:val="nil"/>
              <w:left w:val="nil"/>
              <w:bottom w:val="nil"/>
              <w:right w:val="nil"/>
            </w:tcBorders>
            <w:vAlign w:val="bottom"/>
          </w:tcPr>
          <w:p w14:paraId="6086F124" w14:textId="3FA1669D" w:rsidR="00AA3472" w:rsidRPr="004A3C6A" w:rsidRDefault="00AA3472" w:rsidP="00386B01">
            <w:pPr>
              <w:rPr>
                <w:rFonts w:ascii="Times New Roman" w:eastAsia="Times New Roman" w:hAnsi="Times New Roman" w:cs="Times New Roman"/>
                <w:sz w:val="24"/>
                <w:szCs w:val="24"/>
              </w:rPr>
            </w:pPr>
            <w:proofErr w:type="spellStart"/>
            <w:r w:rsidRPr="004A3C6A">
              <w:rPr>
                <w:rFonts w:ascii="Times New Roman" w:hAnsi="Times New Roman" w:cs="Times New Roman"/>
                <w:color w:val="000000"/>
                <w:sz w:val="24"/>
                <w:szCs w:val="24"/>
              </w:rPr>
              <w:t>Pieridae</w:t>
            </w:r>
            <w:proofErr w:type="spellEnd"/>
          </w:p>
        </w:tc>
        <w:tc>
          <w:tcPr>
            <w:tcW w:w="2073" w:type="dxa"/>
            <w:tcBorders>
              <w:top w:val="nil"/>
              <w:left w:val="nil"/>
              <w:bottom w:val="nil"/>
              <w:right w:val="nil"/>
            </w:tcBorders>
            <w:vAlign w:val="bottom"/>
          </w:tcPr>
          <w:p w14:paraId="33DDD7AF" w14:textId="35AC4F33" w:rsidR="00AA3472" w:rsidRPr="00155458" w:rsidRDefault="00AA3472" w:rsidP="00386B01">
            <w:pPr>
              <w:rPr>
                <w:rFonts w:ascii="Times New Roman" w:eastAsia="Times New Roman" w:hAnsi="Times New Roman" w:cs="Times New Roman"/>
                <w:i/>
                <w:iCs/>
                <w:sz w:val="24"/>
                <w:szCs w:val="24"/>
              </w:rPr>
            </w:pPr>
            <w:r w:rsidRPr="00155458">
              <w:rPr>
                <w:rFonts w:ascii="Times New Roman" w:hAnsi="Times New Roman" w:cs="Times New Roman"/>
                <w:i/>
                <w:iCs/>
                <w:color w:val="000000"/>
                <w:sz w:val="24"/>
                <w:szCs w:val="24"/>
              </w:rPr>
              <w:t xml:space="preserve">Pieris </w:t>
            </w:r>
            <w:proofErr w:type="spellStart"/>
            <w:r w:rsidRPr="00155458">
              <w:rPr>
                <w:rFonts w:ascii="Times New Roman" w:hAnsi="Times New Roman" w:cs="Times New Roman"/>
                <w:i/>
                <w:iCs/>
                <w:color w:val="000000"/>
                <w:sz w:val="24"/>
                <w:szCs w:val="24"/>
              </w:rPr>
              <w:t>rapae</w:t>
            </w:r>
            <w:proofErr w:type="spellEnd"/>
          </w:p>
        </w:tc>
        <w:tc>
          <w:tcPr>
            <w:tcW w:w="1177" w:type="dxa"/>
            <w:tcBorders>
              <w:top w:val="nil"/>
              <w:left w:val="nil"/>
              <w:bottom w:val="nil"/>
              <w:right w:val="nil"/>
            </w:tcBorders>
            <w:vAlign w:val="bottom"/>
          </w:tcPr>
          <w:p w14:paraId="60A813BD" w14:textId="372D7E78" w:rsidR="00AA3472" w:rsidRPr="004A3C6A" w:rsidRDefault="00AA3472" w:rsidP="00155458">
            <w:pPr>
              <w:jc w:val="cente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5</w:t>
            </w:r>
          </w:p>
        </w:tc>
        <w:tc>
          <w:tcPr>
            <w:tcW w:w="1620" w:type="dxa"/>
            <w:tcBorders>
              <w:top w:val="nil"/>
              <w:left w:val="nil"/>
              <w:bottom w:val="nil"/>
              <w:right w:val="nil"/>
            </w:tcBorders>
            <w:vAlign w:val="bottom"/>
          </w:tcPr>
          <w:p w14:paraId="2B0A1839" w14:textId="6FECD142" w:rsidR="00AA3472" w:rsidRPr="004A3C6A" w:rsidRDefault="00AA3472"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pupae</w:t>
            </w:r>
          </w:p>
        </w:tc>
        <w:tc>
          <w:tcPr>
            <w:tcW w:w="2976" w:type="dxa"/>
            <w:tcBorders>
              <w:top w:val="nil"/>
              <w:left w:val="nil"/>
              <w:bottom w:val="nil"/>
              <w:right w:val="nil"/>
            </w:tcBorders>
            <w:vAlign w:val="bottom"/>
          </w:tcPr>
          <w:p w14:paraId="40F76B7C" w14:textId="65506FBC" w:rsidR="00AA3472" w:rsidRPr="004A3C6A" w:rsidRDefault="004A3C6A" w:rsidP="00386B01">
            <w:pPr>
              <w:rPr>
                <w:rFonts w:ascii="Times New Roman" w:eastAsia="Times New Roman" w:hAnsi="Times New Roman" w:cs="Times New Roman"/>
                <w:sz w:val="24"/>
                <w:szCs w:val="24"/>
              </w:rPr>
            </w:pPr>
            <w:r w:rsidRPr="004A3C6A">
              <w:rPr>
                <w:rFonts w:ascii="Times New Roman" w:hAnsi="Times New Roman" w:cs="Times New Roman"/>
                <w:color w:val="000000"/>
                <w:sz w:val="24"/>
                <w:szCs w:val="24"/>
              </w:rPr>
              <w:t>LeGrand and Howard 2022</w:t>
            </w:r>
            <w:r w:rsidR="00540046">
              <w:rPr>
                <w:rFonts w:ascii="Times New Roman" w:hAnsi="Times New Roman" w:cs="Times New Roman"/>
                <w:color w:val="000000"/>
                <w:sz w:val="24"/>
                <w:szCs w:val="24"/>
              </w:rPr>
              <w:t>, BAMONA 2022</w:t>
            </w:r>
          </w:p>
        </w:tc>
      </w:tr>
    </w:tbl>
    <w:p w14:paraId="74C92379" w14:textId="77777777" w:rsidR="00666EEA" w:rsidRPr="00666EEA" w:rsidRDefault="00666EEA" w:rsidP="000F704D">
      <w:pPr>
        <w:rPr>
          <w:rFonts w:ascii="Times New Roman" w:eastAsia="Times New Roman" w:hAnsi="Times New Roman" w:cs="Times New Roman"/>
          <w:sz w:val="24"/>
          <w:szCs w:val="24"/>
        </w:rPr>
      </w:pPr>
    </w:p>
    <w:p w14:paraId="300BF92F" w14:textId="77777777" w:rsidR="00666EEA" w:rsidRPr="00666EEA" w:rsidRDefault="00666EEA" w:rsidP="000F704D">
      <w:pPr>
        <w:rPr>
          <w:rFonts w:ascii="Times New Roman" w:hAnsi="Times New Roman" w:cs="Times New Roman"/>
          <w:b/>
          <w:bCs/>
          <w:sz w:val="24"/>
          <w:szCs w:val="24"/>
        </w:rPr>
      </w:pPr>
    </w:p>
    <w:p w14:paraId="15876C93" w14:textId="075D1348" w:rsidR="000F704D" w:rsidRDefault="000F704D" w:rsidP="000F704D"/>
    <w:p w14:paraId="5FD3157B" w14:textId="27717714" w:rsidR="007C3FD1" w:rsidRDefault="007C3FD1" w:rsidP="007C3FD1">
      <w:pPr>
        <w:pStyle w:val="NormalWeb"/>
        <w:spacing w:before="0" w:beforeAutospacing="0" w:after="0" w:afterAutospacing="0" w:line="480" w:lineRule="auto"/>
        <w:rPr>
          <w:b/>
          <w:color w:val="000000"/>
          <w:shd w:val="clear" w:color="auto" w:fill="FFFFFF"/>
        </w:rPr>
      </w:pPr>
      <w:r>
        <w:rPr>
          <w:b/>
          <w:color w:val="000000"/>
          <w:shd w:val="clear" w:color="auto" w:fill="FFFFFF"/>
        </w:rPr>
        <w:t>Results</w:t>
      </w:r>
      <w:r w:rsidR="001B7AE8">
        <w:rPr>
          <w:b/>
          <w:color w:val="000000"/>
          <w:shd w:val="clear" w:color="auto" w:fill="FFFFFF"/>
        </w:rPr>
        <w:t xml:space="preserve"> (below is 2016 results)</w:t>
      </w:r>
    </w:p>
    <w:p w14:paraId="3FEBF968" w14:textId="77777777" w:rsidR="007C3FD1" w:rsidRDefault="007C3FD1" w:rsidP="007C3FD1">
      <w:pPr>
        <w:pStyle w:val="NormalWeb"/>
        <w:spacing w:before="0" w:beforeAutospacing="0" w:after="0" w:afterAutospacing="0" w:line="480" w:lineRule="auto"/>
        <w:rPr>
          <w:b/>
          <w:i/>
          <w:color w:val="000000"/>
          <w:shd w:val="clear" w:color="auto" w:fill="FFFFFF"/>
        </w:rPr>
      </w:pPr>
      <w:r>
        <w:rPr>
          <w:b/>
          <w:i/>
          <w:color w:val="000000"/>
          <w:shd w:val="clear" w:color="auto" w:fill="FFFFFF"/>
        </w:rPr>
        <w:t>Phenology analysis</w:t>
      </w:r>
    </w:p>
    <w:p w14:paraId="5ACBEFEF" w14:textId="77777777" w:rsidR="007C3FD1" w:rsidRDefault="007C3FD1" w:rsidP="007C3FD1">
      <w:pPr>
        <w:pStyle w:val="NormalWeb"/>
        <w:spacing w:before="0" w:beforeAutospacing="0" w:after="0" w:afterAutospacing="0" w:line="480" w:lineRule="auto"/>
        <w:ind w:firstLine="720"/>
        <w:rPr>
          <w:color w:val="000000"/>
          <w:shd w:val="clear" w:color="auto" w:fill="FFFFFF"/>
        </w:rPr>
      </w:pPr>
      <w:r>
        <w:rPr>
          <w:color w:val="000000"/>
          <w:shd w:val="clear" w:color="auto" w:fill="FFFFFF"/>
        </w:rPr>
        <w:t xml:space="preserve">Between 1990 and 2016, 14 out of the 56 species tested experienced a significant correlation between early flight date and year. Of those 14 species, 2 had a positive correlation between early flight date and year, and the remaining 12 had a negative correlation (Figure 3a, Table 3). </w:t>
      </w:r>
      <w:proofErr w:type="gramStart"/>
      <w:r>
        <w:rPr>
          <w:color w:val="000000"/>
          <w:shd w:val="clear" w:color="auto" w:fill="FFFFFF"/>
        </w:rPr>
        <w:t>Overall</w:t>
      </w:r>
      <w:proofErr w:type="gramEnd"/>
      <w:r>
        <w:rPr>
          <w:color w:val="000000"/>
          <w:shd w:val="clear" w:color="auto" w:fill="FFFFFF"/>
        </w:rPr>
        <w:t xml:space="preserve"> there were 40 negative and 16 positive slopes, a much higher proportion of negative slopes than the expected equality (binomial test, </w:t>
      </w:r>
      <w:r>
        <w:rPr>
          <w:i/>
          <w:color w:val="000000"/>
          <w:shd w:val="clear" w:color="auto" w:fill="FFFFFF"/>
        </w:rPr>
        <w:t>p</w:t>
      </w:r>
      <w:r>
        <w:rPr>
          <w:color w:val="000000"/>
          <w:shd w:val="clear" w:color="auto" w:fill="FFFFFF"/>
        </w:rPr>
        <w:t>&lt;0.0001). Across all species, there was an average advance of 0.51 days for every year.</w:t>
      </w:r>
    </w:p>
    <w:p w14:paraId="5CC085E7" w14:textId="77777777" w:rsidR="007C3FD1" w:rsidRDefault="007C3FD1" w:rsidP="007C3FD1">
      <w:pPr>
        <w:pStyle w:val="NormalWeb"/>
        <w:spacing w:before="0" w:beforeAutospacing="0" w:after="0" w:afterAutospacing="0" w:line="480" w:lineRule="auto"/>
        <w:ind w:firstLine="720"/>
        <w:rPr>
          <w:color w:val="000000"/>
          <w:shd w:val="clear" w:color="auto" w:fill="FFFFFF"/>
        </w:rPr>
      </w:pPr>
      <w:r>
        <w:rPr>
          <w:color w:val="000000"/>
          <w:shd w:val="clear" w:color="auto" w:fill="FFFFFF"/>
        </w:rPr>
        <w:lastRenderedPageBreak/>
        <w:t xml:space="preserve">Using temperature as the predictor variable, 5 out of the 56 species tested experienced a significant correlation between early flight date and temperature. Of those 5 species, 4 had a negative relationship and 1 had a positive relationship (Fig. 3b, Table 3). Out of the 56 species, there were 35 negative slopes and 21 positive slopes, which was again a much higher proportion of negative slopes than expected (binomial test, </w:t>
      </w:r>
      <w:r>
        <w:rPr>
          <w:i/>
          <w:color w:val="000000"/>
          <w:shd w:val="clear" w:color="auto" w:fill="FFFFFF"/>
        </w:rPr>
        <w:t>p</w:t>
      </w:r>
      <w:r>
        <w:rPr>
          <w:color w:val="000000"/>
          <w:shd w:val="clear" w:color="auto" w:fill="FFFFFF"/>
        </w:rPr>
        <w:t xml:space="preserve">&lt;0.05). Across all species, there was an average advance of 1.62 days for every </w:t>
      </w:r>
      <w:r>
        <w:rPr>
          <w:color w:val="000000"/>
        </w:rPr>
        <w:t>1°C increase in mean temperature.</w:t>
      </w:r>
    </w:p>
    <w:p w14:paraId="60DDE634" w14:textId="77777777" w:rsidR="007C3FD1" w:rsidRDefault="007C3FD1" w:rsidP="007C3FD1">
      <w:pPr>
        <w:pStyle w:val="NormalWeb"/>
        <w:spacing w:before="0" w:beforeAutospacing="0" w:after="0" w:afterAutospacing="0" w:line="480" w:lineRule="auto"/>
        <w:ind w:firstLine="720"/>
        <w:rPr>
          <w:color w:val="000000"/>
          <w:shd w:val="clear" w:color="auto" w:fill="FFFFFF"/>
        </w:rPr>
      </w:pPr>
      <w:r>
        <w:rPr>
          <w:color w:val="000000"/>
          <w:shd w:val="clear" w:color="auto" w:fill="FFFFFF"/>
        </w:rPr>
        <w:t>Of the 56 species tested, there were no species for which both year and temperature were significant predictors of early flight date. However, there were 23 species for which both year and temperature had a non-significant negative relationship with early date.</w:t>
      </w:r>
    </w:p>
    <w:p w14:paraId="3BD53953" w14:textId="77777777" w:rsidR="007C3FD1" w:rsidRDefault="007C3FD1" w:rsidP="007C3FD1">
      <w:pPr>
        <w:pStyle w:val="NormalWeb"/>
        <w:spacing w:before="0" w:beforeAutospacing="0" w:after="0" w:afterAutospacing="0" w:line="480" w:lineRule="auto"/>
        <w:rPr>
          <w:b/>
          <w:i/>
          <w:color w:val="000000"/>
          <w:shd w:val="clear" w:color="auto" w:fill="FFFFFF"/>
        </w:rPr>
      </w:pPr>
      <w:r>
        <w:rPr>
          <w:b/>
          <w:i/>
          <w:color w:val="000000"/>
          <w:shd w:val="clear" w:color="auto" w:fill="FFFFFF"/>
        </w:rPr>
        <w:t>Phenology analysis- regions</w:t>
      </w:r>
    </w:p>
    <w:p w14:paraId="7E04F639" w14:textId="77777777" w:rsidR="007C3FD1" w:rsidRDefault="007C3FD1" w:rsidP="007C3FD1">
      <w:pPr>
        <w:pStyle w:val="NormalWeb"/>
        <w:spacing w:before="0" w:beforeAutospacing="0" w:after="0" w:afterAutospacing="0" w:line="480" w:lineRule="auto"/>
        <w:rPr>
          <w:color w:val="000000"/>
          <w:shd w:val="clear" w:color="auto" w:fill="FFFFFF"/>
        </w:rPr>
      </w:pPr>
      <w:r>
        <w:rPr>
          <w:color w:val="000000"/>
          <w:shd w:val="clear" w:color="auto" w:fill="FFFFFF"/>
        </w:rPr>
        <w:tab/>
        <w:t xml:space="preserve">For the effect of year on early flight date, 11 of the 50 species had a significantly different slope when comparing the mountains to the Piedmont, all of which had a smaller or more negative slope in the mountains (ANCOVA). When comparing the Coastal Plain to the Piedmont, 6 species had a significantly different slope, 5 of which were smaller or more negative in the Coastal Plain. When comparing the Coastal Plain to the mountains, 8 species had a significantly different slope, 7 of which were smaller or more negative in the Mountains. In all three regions, </w:t>
      </w:r>
      <w:proofErr w:type="gramStart"/>
      <w:r>
        <w:rPr>
          <w:color w:val="000000"/>
          <w:shd w:val="clear" w:color="auto" w:fill="FFFFFF"/>
        </w:rPr>
        <w:t>the majority of</w:t>
      </w:r>
      <w:proofErr w:type="gramEnd"/>
      <w:r>
        <w:rPr>
          <w:color w:val="000000"/>
          <w:shd w:val="clear" w:color="auto" w:fill="FFFFFF"/>
        </w:rPr>
        <w:t xml:space="preserve"> species had negative slopes for early flight date versus year (Table 4).</w:t>
      </w:r>
    </w:p>
    <w:p w14:paraId="1F66D714" w14:textId="77777777" w:rsidR="007C3FD1" w:rsidRPr="00C42A8E" w:rsidRDefault="007C3FD1" w:rsidP="007C3FD1">
      <w:pPr>
        <w:pStyle w:val="NormalWeb"/>
        <w:spacing w:before="0" w:beforeAutospacing="0" w:after="0" w:afterAutospacing="0" w:line="480" w:lineRule="auto"/>
        <w:ind w:firstLine="720"/>
        <w:rPr>
          <w:color w:val="000000"/>
          <w:shd w:val="clear" w:color="auto" w:fill="FFFFFF"/>
        </w:rPr>
      </w:pPr>
      <w:r>
        <w:rPr>
          <w:color w:val="000000"/>
          <w:shd w:val="clear" w:color="auto" w:fill="FFFFFF"/>
        </w:rPr>
        <w:t xml:space="preserve">For the effect of temperature on early flight date, 3 species had a significantly different slope when comparing the mountains to the Piedmont, all of which were more negative in the mountains (ANCOVA). When comparing the Coastal Plain to the mountains, only </w:t>
      </w:r>
      <w:proofErr w:type="spellStart"/>
      <w:r>
        <w:rPr>
          <w:i/>
          <w:color w:val="000000"/>
          <w:shd w:val="clear" w:color="auto" w:fill="FFFFFF"/>
        </w:rPr>
        <w:t>Lerema</w:t>
      </w:r>
      <w:proofErr w:type="spellEnd"/>
      <w:r>
        <w:rPr>
          <w:i/>
          <w:color w:val="000000"/>
          <w:shd w:val="clear" w:color="auto" w:fill="FFFFFF"/>
        </w:rPr>
        <w:t xml:space="preserve"> </w:t>
      </w:r>
      <w:proofErr w:type="spellStart"/>
      <w:r>
        <w:rPr>
          <w:i/>
          <w:color w:val="000000"/>
          <w:shd w:val="clear" w:color="auto" w:fill="FFFFFF"/>
        </w:rPr>
        <w:t>accius</w:t>
      </w:r>
      <w:proofErr w:type="spellEnd"/>
      <w:r>
        <w:rPr>
          <w:i/>
          <w:color w:val="000000"/>
          <w:shd w:val="clear" w:color="auto" w:fill="FFFFFF"/>
        </w:rPr>
        <w:t xml:space="preserve"> </w:t>
      </w:r>
      <w:r>
        <w:rPr>
          <w:color w:val="000000"/>
          <w:shd w:val="clear" w:color="auto" w:fill="FFFFFF"/>
        </w:rPr>
        <w:t xml:space="preserve">had a significantly more negative slope in the mountains. No species were significantly </w:t>
      </w:r>
      <w:r>
        <w:rPr>
          <w:color w:val="000000"/>
          <w:shd w:val="clear" w:color="auto" w:fill="FFFFFF"/>
        </w:rPr>
        <w:lastRenderedPageBreak/>
        <w:t xml:space="preserve">different between the Piedmont and the Coastal Plain. Again, in all three regions </w:t>
      </w:r>
      <w:proofErr w:type="gramStart"/>
      <w:r>
        <w:rPr>
          <w:color w:val="000000"/>
          <w:shd w:val="clear" w:color="auto" w:fill="FFFFFF"/>
        </w:rPr>
        <w:t>the majority of</w:t>
      </w:r>
      <w:proofErr w:type="gramEnd"/>
      <w:r>
        <w:rPr>
          <w:color w:val="000000"/>
          <w:shd w:val="clear" w:color="auto" w:fill="FFFFFF"/>
        </w:rPr>
        <w:t xml:space="preserve"> species had negative slopes for early flight date versus temperature (Table 5).</w:t>
      </w:r>
    </w:p>
    <w:p w14:paraId="4755E32C" w14:textId="77777777" w:rsidR="007C3FD1" w:rsidRDefault="007C3FD1" w:rsidP="007C3FD1">
      <w:pPr>
        <w:pStyle w:val="NormalWeb"/>
        <w:spacing w:before="0" w:beforeAutospacing="0" w:after="0" w:afterAutospacing="0" w:line="480" w:lineRule="auto"/>
        <w:rPr>
          <w:b/>
          <w:i/>
          <w:color w:val="000000"/>
          <w:shd w:val="clear" w:color="auto" w:fill="FFFFFF"/>
        </w:rPr>
      </w:pPr>
      <w:r>
        <w:rPr>
          <w:b/>
          <w:i/>
          <w:color w:val="000000"/>
          <w:shd w:val="clear" w:color="auto" w:fill="FFFFFF"/>
        </w:rPr>
        <w:t>Species Traits</w:t>
      </w:r>
    </w:p>
    <w:p w14:paraId="44F8DEB5" w14:textId="77777777" w:rsidR="007C3FD1" w:rsidRPr="00430ACB" w:rsidRDefault="007C3FD1" w:rsidP="007C3FD1">
      <w:pPr>
        <w:pStyle w:val="NormalWeb"/>
        <w:spacing w:before="0" w:beforeAutospacing="0" w:after="0" w:afterAutospacing="0" w:line="480" w:lineRule="auto"/>
        <w:rPr>
          <w:color w:val="000000"/>
          <w:shd w:val="clear" w:color="auto" w:fill="FFFFFF"/>
        </w:rPr>
      </w:pPr>
      <w:r>
        <w:rPr>
          <w:color w:val="000000"/>
          <w:shd w:val="clear" w:color="auto" w:fill="FFFFFF"/>
        </w:rPr>
        <w:tab/>
      </w:r>
      <w:commentRangeStart w:id="9"/>
      <w:r>
        <w:rPr>
          <w:color w:val="000000"/>
          <w:shd w:val="clear" w:color="auto" w:fill="FFFFFF"/>
        </w:rPr>
        <w:t>From an ANOVA on the full linear model, early flight date varied strongly by diet type (F</w:t>
      </w:r>
      <w:r>
        <w:rPr>
          <w:color w:val="000000"/>
          <w:shd w:val="clear" w:color="auto" w:fill="FFFFFF"/>
          <w:vertAlign w:val="subscript"/>
        </w:rPr>
        <w:t>2,37</w:t>
      </w:r>
      <w:r>
        <w:rPr>
          <w:color w:val="000000"/>
          <w:shd w:val="clear" w:color="auto" w:fill="FFFFFF"/>
        </w:rPr>
        <w:t>=7.7313, p=0.0016, Figure 4, Table 2) and voltinism (F</w:t>
      </w:r>
      <w:r>
        <w:rPr>
          <w:color w:val="000000"/>
          <w:shd w:val="clear" w:color="auto" w:fill="FFFFFF"/>
          <w:vertAlign w:val="subscript"/>
        </w:rPr>
        <w:t>5,37</w:t>
      </w:r>
      <w:r>
        <w:rPr>
          <w:color w:val="000000"/>
          <w:shd w:val="clear" w:color="auto" w:fill="FFFFFF"/>
        </w:rPr>
        <w:t xml:space="preserve">=6.4586, p=0.0002, Figure 4, Table 2). </w:t>
      </w:r>
      <w:commentRangeEnd w:id="9"/>
      <w:r>
        <w:rPr>
          <w:rStyle w:val="CommentReference"/>
          <w:rFonts w:asciiTheme="minorHAnsi" w:eastAsiaTheme="minorHAnsi" w:hAnsiTheme="minorHAnsi" w:cstheme="minorBidi"/>
        </w:rPr>
        <w:commentReference w:id="9"/>
      </w:r>
    </w:p>
    <w:p w14:paraId="1A84A9C9" w14:textId="77777777" w:rsidR="007C3FD1" w:rsidRDefault="007C3FD1" w:rsidP="007C3FD1">
      <w:pPr>
        <w:pStyle w:val="NormalWeb"/>
        <w:spacing w:before="0" w:beforeAutospacing="0" w:after="0" w:afterAutospacing="0" w:line="480" w:lineRule="auto"/>
        <w:ind w:firstLine="720"/>
        <w:rPr>
          <w:color w:val="000000"/>
          <w:shd w:val="clear" w:color="auto" w:fill="FFFFFF"/>
        </w:rPr>
      </w:pPr>
      <w:r>
        <w:rPr>
          <w:color w:val="000000"/>
          <w:shd w:val="clear" w:color="auto" w:fill="FFFFFF"/>
        </w:rPr>
        <w:t xml:space="preserve">Using model averaging on the full model, voltinism was an important predictor of early flight date in 103 of the 106 models tested (97%). Diet type was an important predictor in 89 of the 106 (84%) of the models tested. </w:t>
      </w:r>
    </w:p>
    <w:p w14:paraId="6E724A4D" w14:textId="77777777" w:rsidR="007C3FD1" w:rsidRPr="00E00B5F" w:rsidRDefault="007C3FD1" w:rsidP="007C3FD1">
      <w:pPr>
        <w:pStyle w:val="NormalWeb"/>
        <w:spacing w:before="0" w:beforeAutospacing="0" w:after="0" w:afterAutospacing="0" w:line="480" w:lineRule="auto"/>
        <w:ind w:firstLine="720"/>
        <w:rPr>
          <w:color w:val="000000"/>
          <w:shd w:val="clear" w:color="auto" w:fill="FFFFFF"/>
        </w:rPr>
      </w:pPr>
    </w:p>
    <w:p w14:paraId="31995459" w14:textId="77777777" w:rsidR="007C3FD1" w:rsidRPr="001D72AD" w:rsidRDefault="007C3FD1" w:rsidP="007C3FD1">
      <w:pPr>
        <w:pStyle w:val="NormalWeb"/>
        <w:spacing w:before="0" w:beforeAutospacing="0" w:after="0" w:afterAutospacing="0" w:line="480" w:lineRule="auto"/>
        <w:rPr>
          <w:color w:val="000000"/>
          <w:shd w:val="clear" w:color="auto" w:fill="FFFFFF"/>
        </w:rPr>
      </w:pPr>
      <w:r w:rsidRPr="001D72AD">
        <w:rPr>
          <w:b/>
          <w:bCs/>
          <w:color w:val="000000"/>
          <w:shd w:val="clear" w:color="auto" w:fill="FFFFFF"/>
        </w:rPr>
        <w:t>Discussion</w:t>
      </w:r>
    </w:p>
    <w:p w14:paraId="6245B538" w14:textId="77777777" w:rsidR="007C3FD1" w:rsidRDefault="007C3FD1" w:rsidP="007C3FD1">
      <w:pPr>
        <w:spacing w:after="0" w:line="480" w:lineRule="auto"/>
        <w:rPr>
          <w:rFonts w:ascii="Times New Roman" w:eastAsia="Times New Roman" w:hAnsi="Times New Roman" w:cs="Times New Roman"/>
          <w:color w:val="000000"/>
          <w:sz w:val="24"/>
          <w:szCs w:val="24"/>
        </w:rPr>
      </w:pPr>
      <w:r w:rsidRPr="001D72AD">
        <w:rPr>
          <w:rFonts w:ascii="Times New Roman" w:eastAsia="Times New Roman" w:hAnsi="Times New Roman" w:cs="Times New Roman"/>
          <w:b/>
          <w:bCs/>
          <w:color w:val="000000"/>
          <w:sz w:val="24"/>
          <w:szCs w:val="24"/>
          <w:shd w:val="clear" w:color="auto" w:fill="FFFFFF"/>
        </w:rPr>
        <w:tab/>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shd w:val="clear" w:color="auto" w:fill="FFFFFF"/>
        </w:rPr>
        <w:t xml:space="preserve"> results of the state-wide phenology analyses are consistent with </w:t>
      </w:r>
      <w:r w:rsidRPr="001D72AD">
        <w:rPr>
          <w:rFonts w:ascii="Times New Roman" w:eastAsia="Times New Roman" w:hAnsi="Times New Roman" w:cs="Times New Roman"/>
          <w:color w:val="000000"/>
          <w:sz w:val="24"/>
          <w:szCs w:val="24"/>
          <w:shd w:val="clear" w:color="auto" w:fill="FFFFFF"/>
        </w:rPr>
        <w:t xml:space="preserve">trends in advancement of </w:t>
      </w:r>
      <w:r>
        <w:rPr>
          <w:rFonts w:ascii="Times New Roman" w:eastAsia="Times New Roman" w:hAnsi="Times New Roman" w:cs="Times New Roman"/>
          <w:color w:val="000000"/>
          <w:sz w:val="24"/>
          <w:szCs w:val="24"/>
          <w:shd w:val="clear" w:color="auto" w:fill="FFFFFF"/>
        </w:rPr>
        <w:t>early flight date in butterflies, as demonstrated</w:t>
      </w:r>
      <w:r w:rsidRPr="001D72AD">
        <w:rPr>
          <w:rFonts w:ascii="Times New Roman" w:eastAsia="Times New Roman" w:hAnsi="Times New Roman" w:cs="Times New Roman"/>
          <w:color w:val="000000"/>
          <w:sz w:val="24"/>
          <w:szCs w:val="24"/>
          <w:shd w:val="clear" w:color="auto" w:fill="FFFFFF"/>
        </w:rPr>
        <w:t xml:space="preserve"> by previous </w:t>
      </w:r>
      <w:r w:rsidRPr="001D72AD">
        <w:rPr>
          <w:rFonts w:ascii="Times New Roman" w:eastAsia="Times New Roman" w:hAnsi="Times New Roman" w:cs="Times New Roman"/>
          <w:color w:val="000000"/>
          <w:sz w:val="24"/>
          <w:szCs w:val="24"/>
        </w:rPr>
        <w:t xml:space="preserve">studies of long-term butterfly data (Diamond et al. 2011; Roy and Sparks 2000, </w:t>
      </w:r>
      <w:proofErr w:type="spellStart"/>
      <w:r w:rsidRPr="001D72AD">
        <w:rPr>
          <w:rFonts w:ascii="Times New Roman" w:eastAsia="Times New Roman" w:hAnsi="Times New Roman" w:cs="Times New Roman"/>
          <w:color w:val="000000"/>
          <w:sz w:val="24"/>
          <w:szCs w:val="24"/>
        </w:rPr>
        <w:t>Forister</w:t>
      </w:r>
      <w:proofErr w:type="spellEnd"/>
      <w:r w:rsidRPr="001D72AD">
        <w:rPr>
          <w:rFonts w:ascii="Times New Roman" w:eastAsia="Times New Roman" w:hAnsi="Times New Roman" w:cs="Times New Roman"/>
          <w:color w:val="000000"/>
          <w:sz w:val="24"/>
          <w:szCs w:val="24"/>
        </w:rPr>
        <w:t xml:space="preserve"> and Shapir</w:t>
      </w:r>
      <w:r>
        <w:rPr>
          <w:rFonts w:ascii="Times New Roman" w:eastAsia="Times New Roman" w:hAnsi="Times New Roman" w:cs="Times New Roman"/>
          <w:color w:val="000000"/>
          <w:sz w:val="24"/>
          <w:szCs w:val="24"/>
        </w:rPr>
        <w:t xml:space="preserve">o 2003, </w:t>
      </w:r>
      <w:proofErr w:type="spellStart"/>
      <w:r>
        <w:rPr>
          <w:rFonts w:ascii="Times New Roman" w:eastAsia="Times New Roman" w:hAnsi="Times New Roman" w:cs="Times New Roman"/>
          <w:color w:val="000000"/>
          <w:sz w:val="24"/>
          <w:szCs w:val="24"/>
        </w:rPr>
        <w:t>Stefanescu</w:t>
      </w:r>
      <w:proofErr w:type="spellEnd"/>
      <w:r>
        <w:rPr>
          <w:rFonts w:ascii="Times New Roman" w:eastAsia="Times New Roman" w:hAnsi="Times New Roman" w:cs="Times New Roman"/>
          <w:color w:val="000000"/>
          <w:sz w:val="24"/>
          <w:szCs w:val="24"/>
        </w:rPr>
        <w:t xml:space="preserve"> et al. 2003), and with a well-established trend of the influence of temperature on insect spring phenology </w:t>
      </w:r>
      <w:r w:rsidRPr="002D7AD4">
        <w:rPr>
          <w:rFonts w:ascii="Times New Roman" w:eastAsia="Times New Roman" w:hAnsi="Times New Roman" w:cs="Times New Roman"/>
          <w:color w:val="000000"/>
          <w:sz w:val="24"/>
          <w:szCs w:val="24"/>
        </w:rPr>
        <w:t>(</w:t>
      </w:r>
      <w:proofErr w:type="spellStart"/>
      <w:r w:rsidRPr="002D7AD4">
        <w:rPr>
          <w:rFonts w:ascii="Times New Roman" w:eastAsia="Times New Roman" w:hAnsi="Times New Roman" w:cs="Times New Roman"/>
          <w:color w:val="000000"/>
          <w:sz w:val="24"/>
          <w:szCs w:val="24"/>
        </w:rPr>
        <w:t>Forister</w:t>
      </w:r>
      <w:proofErr w:type="spellEnd"/>
      <w:r w:rsidRPr="002D7AD4">
        <w:rPr>
          <w:rFonts w:ascii="Times New Roman" w:eastAsia="Times New Roman" w:hAnsi="Times New Roman" w:cs="Times New Roman"/>
          <w:color w:val="000000"/>
          <w:sz w:val="24"/>
          <w:szCs w:val="24"/>
        </w:rPr>
        <w:t xml:space="preserve"> and Shapiro 2003, Dell et al. 2005)</w:t>
      </w:r>
      <w:r>
        <w:rPr>
          <w:rFonts w:ascii="Times New Roman" w:eastAsia="Times New Roman" w:hAnsi="Times New Roman" w:cs="Times New Roman"/>
          <w:color w:val="000000"/>
          <w:sz w:val="24"/>
          <w:szCs w:val="24"/>
        </w:rPr>
        <w:t xml:space="preserve">. However, it is noteworthy that none of 56 species tested shared both year and temperature as a strong predictor of early flight date. It is also notable that more of species experienced a strong negative correlation when year was used as covariant than when temperature was used. This is unusual because the relationship between higher temperatures and earlier flight dates is well-established, and it would be expected that temperature would have a significant effect on early flight date. </w:t>
      </w:r>
    </w:p>
    <w:p w14:paraId="27460BD9" w14:textId="77777777" w:rsidR="007C3FD1" w:rsidRDefault="007C3FD1" w:rsidP="007C3FD1">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For those species for which temperature was not a strong predictor of early flight date, it is likely that an environmental variable besides mean temperature may be important. For </w:t>
      </w:r>
      <w:r>
        <w:rPr>
          <w:rFonts w:ascii="Times New Roman" w:eastAsia="Times New Roman" w:hAnsi="Times New Roman" w:cs="Times New Roman"/>
          <w:color w:val="000000"/>
          <w:sz w:val="24"/>
          <w:szCs w:val="24"/>
        </w:rPr>
        <w:lastRenderedPageBreak/>
        <w:t xml:space="preserve">example, photoperiod is a more effective predictor of phenology for some insects (Bale et al. 2002, </w:t>
      </w:r>
      <w:proofErr w:type="spellStart"/>
      <w:r>
        <w:rPr>
          <w:rFonts w:ascii="Times New Roman" w:eastAsia="Times New Roman" w:hAnsi="Times New Roman" w:cs="Times New Roman"/>
          <w:color w:val="000000"/>
          <w:sz w:val="24"/>
          <w:szCs w:val="24"/>
        </w:rPr>
        <w:t>Valtonen</w:t>
      </w:r>
      <w:proofErr w:type="spellEnd"/>
      <w:r>
        <w:rPr>
          <w:rFonts w:ascii="Times New Roman" w:eastAsia="Times New Roman" w:hAnsi="Times New Roman" w:cs="Times New Roman"/>
          <w:color w:val="000000"/>
          <w:sz w:val="24"/>
          <w:szCs w:val="24"/>
        </w:rPr>
        <w:t xml:space="preserve"> et al. 2011). In California, winter precipitation was also found to be an effective predictor for phenology (</w:t>
      </w:r>
      <w:proofErr w:type="spellStart"/>
      <w:r>
        <w:rPr>
          <w:rFonts w:ascii="Times New Roman" w:eastAsia="Times New Roman" w:hAnsi="Times New Roman" w:cs="Times New Roman"/>
          <w:color w:val="000000"/>
          <w:sz w:val="24"/>
          <w:szCs w:val="24"/>
        </w:rPr>
        <w:t>Forister</w:t>
      </w:r>
      <w:proofErr w:type="spellEnd"/>
      <w:r>
        <w:rPr>
          <w:rFonts w:ascii="Times New Roman" w:eastAsia="Times New Roman" w:hAnsi="Times New Roman" w:cs="Times New Roman"/>
          <w:color w:val="000000"/>
          <w:sz w:val="24"/>
          <w:szCs w:val="24"/>
        </w:rPr>
        <w:t xml:space="preserve"> and Shapiro 2003). Butterflies are varied in their life history traits, so they are likely to be affected differently by different seasonal cues. Insects in seasonal environments in particular benefit from having life history events which are synchronous with their specific host plants, which in turn have evolved to respond to different cues (van Asch et al. 2007). Indeed, in an analysis of the effect of species traits on early flight date we found that diet type was important in 89/106 (84%) of the models tested, pointing to the potential importance of host plant type in shaping phenology. </w:t>
      </w:r>
    </w:p>
    <w:p w14:paraId="454149E4" w14:textId="77777777" w:rsidR="007C3FD1" w:rsidRDefault="007C3FD1" w:rsidP="007C3FD1">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Another potential reason that temperature was not a widely effective predictor of phenology is that North Carolina is part of a climatically unique region which has experienced an atypical warming pattern compared to the rest of the world. This region- sometimes termed</w:t>
      </w:r>
      <w:r w:rsidRPr="001D72A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the </w:t>
      </w:r>
      <w:r w:rsidRPr="001D72AD">
        <w:rPr>
          <w:rFonts w:ascii="Times New Roman" w:eastAsia="Times New Roman" w:hAnsi="Times New Roman" w:cs="Times New Roman"/>
          <w:color w:val="000000"/>
          <w:sz w:val="24"/>
          <w:szCs w:val="24"/>
        </w:rPr>
        <w:t>“warming hole”</w:t>
      </w:r>
      <w:r>
        <w:rPr>
          <w:rFonts w:ascii="Times New Roman" w:eastAsia="Times New Roman" w:hAnsi="Times New Roman" w:cs="Times New Roman"/>
          <w:color w:val="000000"/>
          <w:sz w:val="24"/>
          <w:szCs w:val="24"/>
        </w:rPr>
        <w:t xml:space="preserve">- </w:t>
      </w:r>
      <w:r w:rsidRPr="001D72AD">
        <w:rPr>
          <w:rFonts w:ascii="Times New Roman" w:eastAsia="Times New Roman" w:hAnsi="Times New Roman" w:cs="Times New Roman"/>
          <w:color w:val="000000"/>
          <w:sz w:val="24"/>
          <w:szCs w:val="24"/>
        </w:rPr>
        <w:t>describes a region of the southeast where changes in temperature ha</w:t>
      </w:r>
      <w:r>
        <w:rPr>
          <w:rFonts w:ascii="Times New Roman" w:eastAsia="Times New Roman" w:hAnsi="Times New Roman" w:cs="Times New Roman"/>
          <w:color w:val="000000"/>
          <w:sz w:val="24"/>
          <w:szCs w:val="24"/>
        </w:rPr>
        <w:t xml:space="preserve">ve not risen as consistently as they have globally </w:t>
      </w:r>
      <w:r w:rsidRPr="00427F22">
        <w:rPr>
          <w:rFonts w:ascii="Times New Roman" w:eastAsia="Times New Roman" w:hAnsi="Times New Roman" w:cs="Times New Roman"/>
          <w:color w:val="000000"/>
          <w:sz w:val="24"/>
          <w:szCs w:val="24"/>
        </w:rPr>
        <w:t>(</w:t>
      </w:r>
      <w:proofErr w:type="spellStart"/>
      <w:r w:rsidRPr="00427F22">
        <w:rPr>
          <w:rFonts w:ascii="Times New Roman" w:eastAsia="Times New Roman" w:hAnsi="Times New Roman" w:cs="Times New Roman"/>
          <w:color w:val="000000"/>
          <w:sz w:val="24"/>
          <w:szCs w:val="24"/>
        </w:rPr>
        <w:t>Folland</w:t>
      </w:r>
      <w:proofErr w:type="spellEnd"/>
      <w:r w:rsidRPr="00427F22">
        <w:rPr>
          <w:rFonts w:ascii="Times New Roman" w:eastAsia="Times New Roman" w:hAnsi="Times New Roman" w:cs="Times New Roman"/>
          <w:color w:val="000000"/>
          <w:sz w:val="24"/>
          <w:szCs w:val="24"/>
        </w:rPr>
        <w:t xml:space="preserve"> et al. 2002</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Portmann</w:t>
      </w:r>
      <w:proofErr w:type="spellEnd"/>
      <w:r>
        <w:rPr>
          <w:rFonts w:ascii="Times New Roman" w:eastAsia="Times New Roman" w:hAnsi="Times New Roman" w:cs="Times New Roman"/>
          <w:color w:val="000000"/>
          <w:sz w:val="24"/>
          <w:szCs w:val="24"/>
        </w:rPr>
        <w:t xml:space="preserve"> et al. 2009</w:t>
      </w:r>
      <w:r w:rsidRPr="00427F22">
        <w:rPr>
          <w:rFonts w:ascii="Times New Roman" w:eastAsia="Times New Roman" w:hAnsi="Times New Roman" w:cs="Times New Roman"/>
          <w:color w:val="000000"/>
          <w:sz w:val="24"/>
          <w:szCs w:val="24"/>
        </w:rPr>
        <w:t>)</w:t>
      </w:r>
      <w:r w:rsidRPr="001D72A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This may have repercussions on the strength of the correlation between early flight date and year parameters in this analysis, as butterflies in North Carolina have not experienced a warming trend for as long as most other regions. We found no significant correlation between mean temperature and year for the 26-year interval used in this study.</w:t>
      </w:r>
    </w:p>
    <w:p w14:paraId="74BC834C" w14:textId="77777777" w:rsidR="007C3FD1" w:rsidRDefault="007C3FD1" w:rsidP="007C3FD1">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 the regional data, only a very small proportion of the species tested experienced significantly different changes in early flight date between the three regions. However, when comparing the mountains to the other two regions, there were 23 instances in which species’ slopes differed significantly, 22 of which were more steeply negative in the mountains. The </w:t>
      </w:r>
      <w:r>
        <w:rPr>
          <w:rFonts w:ascii="Times New Roman" w:eastAsia="Times New Roman" w:hAnsi="Times New Roman" w:cs="Times New Roman"/>
          <w:color w:val="000000"/>
          <w:sz w:val="24"/>
          <w:szCs w:val="24"/>
        </w:rPr>
        <w:lastRenderedPageBreak/>
        <w:t>reason for this is unclear. Butterflies may be adapted to local climate at different elevational gradients, which may allow species in this region to better track seasonal changes.</w:t>
      </w:r>
    </w:p>
    <w:p w14:paraId="7F05E1C8" w14:textId="77777777" w:rsidR="007C3FD1" w:rsidRDefault="007C3FD1" w:rsidP="007C3FD1">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1D72AD">
        <w:rPr>
          <w:rFonts w:ascii="Times New Roman" w:eastAsia="Times New Roman" w:hAnsi="Times New Roman" w:cs="Times New Roman"/>
          <w:color w:val="000000"/>
          <w:sz w:val="24"/>
          <w:szCs w:val="24"/>
        </w:rPr>
        <w:t>There are many potential biases from working with data generated by citizen science. For example, sampling effort was highly variable between species, years, and regions.</w:t>
      </w:r>
      <w:r>
        <w:rPr>
          <w:rFonts w:ascii="Times New Roman" w:eastAsia="Times New Roman" w:hAnsi="Times New Roman" w:cs="Times New Roman"/>
          <w:color w:val="000000"/>
          <w:sz w:val="24"/>
          <w:szCs w:val="24"/>
        </w:rPr>
        <w:t xml:space="preserve"> Although the proxy analysis sought to minimize the effect of sampling bias, there may have been an effect between regions, where sampling effort tended to be greater in the Piedmont than in either the Coastal Plain or the Mountains.</w:t>
      </w:r>
      <w:r w:rsidRPr="001D72AD">
        <w:rPr>
          <w:rFonts w:ascii="Times New Roman" w:eastAsia="Times New Roman" w:hAnsi="Times New Roman" w:cs="Times New Roman"/>
          <w:color w:val="000000"/>
          <w:sz w:val="24"/>
          <w:szCs w:val="24"/>
        </w:rPr>
        <w:t xml:space="preserve"> In addition, it is possible that observers were more likely to go out to observe butterflies when temperatures were warmer, possibly influencing when butterfli</w:t>
      </w:r>
      <w:r>
        <w:rPr>
          <w:rFonts w:ascii="Times New Roman" w:eastAsia="Times New Roman" w:hAnsi="Times New Roman" w:cs="Times New Roman"/>
          <w:color w:val="000000"/>
          <w:sz w:val="24"/>
          <w:szCs w:val="24"/>
        </w:rPr>
        <w:t>es were first sighted in a year. Despite these limitations, this dataset demonstrates the usefulness of citizen science data in phenological studies, which often require tracking diverse species over a wide geographical area over many years.</w:t>
      </w:r>
    </w:p>
    <w:p w14:paraId="1FB3BA82" w14:textId="77777777" w:rsidR="007C3FD1" w:rsidRDefault="007C3FD1" w:rsidP="007C3FD1">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Average temperatures in the southeastern US are </w:t>
      </w:r>
      <w:commentRangeStart w:id="10"/>
      <w:r>
        <w:rPr>
          <w:rFonts w:ascii="Times New Roman" w:eastAsia="Times New Roman" w:hAnsi="Times New Roman" w:cs="Times New Roman"/>
          <w:color w:val="000000"/>
          <w:sz w:val="24"/>
          <w:szCs w:val="24"/>
        </w:rPr>
        <w:t>projected to climb (US Global Change Research Program 2014).</w:t>
      </w:r>
      <w:r>
        <w:rPr>
          <w:rFonts w:ascii="Times New Roman" w:eastAsia="Times New Roman" w:hAnsi="Times New Roman" w:cs="Times New Roman"/>
          <w:sz w:val="24"/>
          <w:szCs w:val="24"/>
        </w:rPr>
        <w:t xml:space="preserve"> </w:t>
      </w:r>
      <w:commentRangeEnd w:id="10"/>
      <w:r>
        <w:rPr>
          <w:rStyle w:val="CommentReference"/>
        </w:rPr>
        <w:commentReference w:id="10"/>
      </w:r>
      <w:r>
        <w:rPr>
          <w:rFonts w:ascii="Times New Roman" w:eastAsia="Times New Roman" w:hAnsi="Times New Roman" w:cs="Times New Roman"/>
          <w:sz w:val="24"/>
          <w:szCs w:val="24"/>
        </w:rPr>
        <w:t xml:space="preserve">This analysis therefore points to the potential for continued changes in early flight date as temperatures continue to warm. This could have repercussions for survival at both the individual and species level </w:t>
      </w:r>
      <w:r w:rsidRPr="00B66FD9">
        <w:rPr>
          <w:rFonts w:ascii="Times New Roman" w:eastAsia="Times New Roman" w:hAnsi="Times New Roman" w:cs="Times New Roman"/>
          <w:sz w:val="24"/>
          <w:szCs w:val="24"/>
        </w:rPr>
        <w:t xml:space="preserve">(reviewed in Parmesan 2006, </w:t>
      </w:r>
      <w:proofErr w:type="spellStart"/>
      <w:r w:rsidRPr="00B66FD9">
        <w:rPr>
          <w:rFonts w:ascii="Times New Roman" w:eastAsia="Times New Roman" w:hAnsi="Times New Roman" w:cs="Times New Roman"/>
          <w:sz w:val="24"/>
          <w:szCs w:val="24"/>
        </w:rPr>
        <w:t>Møller</w:t>
      </w:r>
      <w:proofErr w:type="spellEnd"/>
      <w:r w:rsidRPr="00B66FD9">
        <w:rPr>
          <w:rFonts w:ascii="Times New Roman" w:eastAsia="Times New Roman" w:hAnsi="Times New Roman" w:cs="Times New Roman"/>
          <w:sz w:val="24"/>
          <w:szCs w:val="24"/>
        </w:rPr>
        <w:t xml:space="preserve"> et al. 2008)</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For a more cohesive model of predicting phenological change in butterflies,</w:t>
      </w:r>
      <w:r w:rsidRPr="00825BB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additional analyses should account for climatic variables such as precipitation and photoperiod in addition to temperature.</w:t>
      </w:r>
    </w:p>
    <w:p w14:paraId="4D06C2A6" w14:textId="77777777" w:rsidR="007C3FD1" w:rsidRDefault="007C3FD1" w:rsidP="007C3FD1">
      <w:pP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Acknowledgements </w:t>
      </w:r>
    </w:p>
    <w:p w14:paraId="176647B4" w14:textId="77777777" w:rsidR="007C3FD1" w:rsidRDefault="007C3FD1" w:rsidP="007C3FD1">
      <w:pPr>
        <w:spacing w:after="0" w:line="480" w:lineRule="auto"/>
        <w:rPr>
          <w:rFonts w:ascii="Times New Roman" w:eastAsia="Times New Roman" w:hAnsi="Times New Roman" w:cs="Times New Roman"/>
          <w:sz w:val="24"/>
          <w:szCs w:val="24"/>
        </w:rPr>
      </w:pPr>
      <w:r w:rsidRPr="001D72AD">
        <w:rPr>
          <w:rFonts w:ascii="Times New Roman" w:eastAsia="Times New Roman" w:hAnsi="Times New Roman" w:cs="Times New Roman"/>
          <w:color w:val="000000"/>
          <w:sz w:val="24"/>
          <w:szCs w:val="24"/>
        </w:rPr>
        <w:t>Thank</w:t>
      </w:r>
      <w:r>
        <w:rPr>
          <w:rFonts w:ascii="Times New Roman" w:eastAsia="Times New Roman" w:hAnsi="Times New Roman" w:cs="Times New Roman"/>
          <w:color w:val="000000"/>
          <w:sz w:val="24"/>
          <w:szCs w:val="24"/>
        </w:rPr>
        <w:t xml:space="preserve"> you</w:t>
      </w:r>
      <w:r w:rsidRPr="001D72AD">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Dr. Jessica Higgins, and Elizabeth Moore for their essential insight. The data used for this project was kindly compiled and sent by</w:t>
      </w:r>
      <w:r w:rsidRPr="001D72AD">
        <w:rPr>
          <w:rFonts w:ascii="Times New Roman" w:eastAsia="Times New Roman" w:hAnsi="Times New Roman" w:cs="Times New Roman"/>
          <w:color w:val="000000"/>
          <w:sz w:val="24"/>
          <w:szCs w:val="24"/>
        </w:rPr>
        <w:t xml:space="preserve"> Dr. Harry</w:t>
      </w:r>
      <w:r>
        <w:rPr>
          <w:color w:val="000000"/>
        </w:rPr>
        <w:t xml:space="preserve"> </w:t>
      </w:r>
      <w:r>
        <w:rPr>
          <w:rFonts w:ascii="Times New Roman" w:hAnsi="Times New Roman" w:cs="Times New Roman"/>
          <w:color w:val="000000"/>
          <w:sz w:val="24"/>
        </w:rPr>
        <w:t>LeG</w:t>
      </w:r>
      <w:r w:rsidRPr="001D72AD">
        <w:rPr>
          <w:rFonts w:ascii="Times New Roman" w:hAnsi="Times New Roman" w:cs="Times New Roman"/>
          <w:color w:val="000000"/>
          <w:sz w:val="24"/>
        </w:rPr>
        <w:t>rand.</w:t>
      </w:r>
      <w:r>
        <w:rPr>
          <w:color w:val="000000"/>
        </w:rPr>
        <w:t xml:space="preserve"> </w:t>
      </w:r>
      <w:r w:rsidRPr="001D72AD">
        <w:rPr>
          <w:rFonts w:ascii="Times New Roman" w:eastAsia="Times New Roman" w:hAnsi="Times New Roman" w:cs="Times New Roman"/>
          <w:sz w:val="24"/>
          <w:szCs w:val="24"/>
        </w:rPr>
        <w:t>This project was made possible (in part) by support from the Office for Undergraduate Research at UNC-Chapel Hill</w:t>
      </w:r>
      <w:r>
        <w:rPr>
          <w:rFonts w:ascii="Times New Roman" w:eastAsia="Times New Roman" w:hAnsi="Times New Roman" w:cs="Times New Roman"/>
          <w:sz w:val="24"/>
          <w:szCs w:val="24"/>
        </w:rPr>
        <w:t xml:space="preserve"> and by the William W. and Ida W. Taylor Honors Mentored Research Fellowship.</w:t>
      </w:r>
    </w:p>
    <w:p w14:paraId="49D97F5C" w14:textId="77777777" w:rsidR="007C3FD1" w:rsidRDefault="007C3FD1" w:rsidP="007C3FD1">
      <w:pPr>
        <w:spacing w:after="0" w:line="480" w:lineRule="auto"/>
        <w:rPr>
          <w:rFonts w:ascii="Times New Roman" w:eastAsia="Times New Roman" w:hAnsi="Times New Roman" w:cs="Times New Roman"/>
          <w:b/>
          <w:sz w:val="24"/>
          <w:szCs w:val="24"/>
        </w:rPr>
      </w:pPr>
    </w:p>
    <w:p w14:paraId="37F7C463" w14:textId="77777777" w:rsidR="007C3FD1" w:rsidRDefault="007C3FD1" w:rsidP="007C3FD1">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3735ED3F" w14:textId="77777777" w:rsidR="007C3FD1" w:rsidRPr="00945AA5" w:rsidRDefault="007C3FD1" w:rsidP="007C3FD1">
      <w:pPr>
        <w:spacing w:line="240" w:lineRule="auto"/>
        <w:rPr>
          <w:rFonts w:ascii="Times New Roman" w:eastAsia="Times New Roman" w:hAnsi="Times New Roman" w:cs="Times New Roman"/>
          <w:color w:val="000000" w:themeColor="text1"/>
          <w:sz w:val="24"/>
        </w:rPr>
      </w:pPr>
      <w:proofErr w:type="spellStart"/>
      <w:r w:rsidRPr="00945AA5">
        <w:rPr>
          <w:rFonts w:ascii="Times New Roman" w:eastAsia="Times New Roman" w:hAnsi="Times New Roman" w:cs="Times New Roman"/>
          <w:color w:val="000000" w:themeColor="text1"/>
          <w:sz w:val="24"/>
        </w:rPr>
        <w:t>Altermatt</w:t>
      </w:r>
      <w:proofErr w:type="spellEnd"/>
      <w:r w:rsidRPr="00945AA5">
        <w:rPr>
          <w:rFonts w:ascii="Times New Roman" w:eastAsia="Times New Roman" w:hAnsi="Times New Roman" w:cs="Times New Roman"/>
          <w:color w:val="000000" w:themeColor="text1"/>
          <w:sz w:val="24"/>
        </w:rPr>
        <w:t xml:space="preserve"> F (2010a) Tell me what you </w:t>
      </w:r>
      <w:proofErr w:type="gramStart"/>
      <w:r w:rsidRPr="00945AA5">
        <w:rPr>
          <w:rFonts w:ascii="Times New Roman" w:eastAsia="Times New Roman" w:hAnsi="Times New Roman" w:cs="Times New Roman"/>
          <w:color w:val="000000" w:themeColor="text1"/>
          <w:sz w:val="24"/>
        </w:rPr>
        <w:t>eat</w:t>
      </w:r>
      <w:proofErr w:type="gramEnd"/>
      <w:r w:rsidRPr="00945AA5">
        <w:rPr>
          <w:rFonts w:ascii="Times New Roman" w:eastAsia="Times New Roman" w:hAnsi="Times New Roman" w:cs="Times New Roman"/>
          <w:color w:val="000000" w:themeColor="text1"/>
          <w:sz w:val="24"/>
        </w:rPr>
        <w:t xml:space="preserve"> and I’ll tell you when you fly: diet can predict phenological changes in response to climate change. </w:t>
      </w:r>
      <w:proofErr w:type="spellStart"/>
      <w:r w:rsidRPr="00945AA5">
        <w:rPr>
          <w:rFonts w:ascii="Times New Roman" w:eastAsia="Times New Roman" w:hAnsi="Times New Roman" w:cs="Times New Roman"/>
          <w:color w:val="000000" w:themeColor="text1"/>
          <w:sz w:val="24"/>
        </w:rPr>
        <w:t>Ecol</w:t>
      </w:r>
      <w:proofErr w:type="spellEnd"/>
      <w:r w:rsidRPr="00945AA5">
        <w:rPr>
          <w:rFonts w:ascii="Times New Roman" w:eastAsia="Times New Roman" w:hAnsi="Times New Roman" w:cs="Times New Roman"/>
          <w:color w:val="000000" w:themeColor="text1"/>
          <w:sz w:val="24"/>
        </w:rPr>
        <w:t xml:space="preserve"> Lett 13:1475–1484. </w:t>
      </w:r>
      <w:proofErr w:type="spellStart"/>
      <w:r w:rsidRPr="00945AA5">
        <w:rPr>
          <w:rFonts w:ascii="Times New Roman" w:eastAsia="Times New Roman" w:hAnsi="Times New Roman" w:cs="Times New Roman"/>
          <w:color w:val="000000" w:themeColor="text1"/>
          <w:sz w:val="24"/>
        </w:rPr>
        <w:t>doi</w:t>
      </w:r>
      <w:proofErr w:type="spellEnd"/>
      <w:r w:rsidRPr="00945AA5">
        <w:rPr>
          <w:rFonts w:ascii="Times New Roman" w:eastAsia="Times New Roman" w:hAnsi="Times New Roman" w:cs="Times New Roman"/>
          <w:color w:val="000000" w:themeColor="text1"/>
          <w:sz w:val="24"/>
        </w:rPr>
        <w:t xml:space="preserve">: </w:t>
      </w:r>
      <w:r w:rsidRPr="00945AA5">
        <w:rPr>
          <w:rFonts w:ascii="Times New Roman" w:hAnsi="Times New Roman" w:cs="Times New Roman"/>
          <w:color w:val="000000" w:themeColor="text1"/>
          <w:sz w:val="24"/>
          <w:shd w:val="clear" w:color="auto" w:fill="FFFFFF"/>
        </w:rPr>
        <w:t>10.1111/j.1461-0248.</w:t>
      </w:r>
      <w:proofErr w:type="gramStart"/>
      <w:r w:rsidRPr="00945AA5">
        <w:rPr>
          <w:rFonts w:ascii="Times New Roman" w:hAnsi="Times New Roman" w:cs="Times New Roman"/>
          <w:color w:val="000000" w:themeColor="text1"/>
          <w:sz w:val="24"/>
          <w:shd w:val="clear" w:color="auto" w:fill="FFFFFF"/>
        </w:rPr>
        <w:t>2010.01534.x</w:t>
      </w:r>
      <w:proofErr w:type="gramEnd"/>
      <w:r w:rsidRPr="00945AA5">
        <w:rPr>
          <w:rFonts w:ascii="Times New Roman" w:hAnsi="Times New Roman" w:cs="Times New Roman"/>
          <w:color w:val="000000" w:themeColor="text1"/>
          <w:sz w:val="24"/>
          <w:shd w:val="clear" w:color="auto" w:fill="FFFFFF"/>
        </w:rPr>
        <w:t xml:space="preserve"> </w:t>
      </w:r>
    </w:p>
    <w:p w14:paraId="2ADB5737" w14:textId="77777777" w:rsidR="007C3FD1" w:rsidRPr="00945AA5" w:rsidRDefault="007C3FD1" w:rsidP="007C3FD1">
      <w:pPr>
        <w:spacing w:line="240" w:lineRule="auto"/>
        <w:rPr>
          <w:rFonts w:ascii="Times New Roman" w:eastAsia="Times New Roman" w:hAnsi="Times New Roman" w:cs="Times New Roman"/>
          <w:color w:val="000000" w:themeColor="text1"/>
          <w:sz w:val="24"/>
        </w:rPr>
      </w:pPr>
      <w:proofErr w:type="spellStart"/>
      <w:r w:rsidRPr="00945AA5">
        <w:rPr>
          <w:rFonts w:ascii="Times New Roman" w:eastAsia="Times New Roman" w:hAnsi="Times New Roman" w:cs="Times New Roman"/>
          <w:color w:val="000000" w:themeColor="text1"/>
          <w:sz w:val="24"/>
        </w:rPr>
        <w:t>Altermatt</w:t>
      </w:r>
      <w:proofErr w:type="spellEnd"/>
      <w:r w:rsidRPr="00945AA5">
        <w:rPr>
          <w:rFonts w:ascii="Times New Roman" w:eastAsia="Times New Roman" w:hAnsi="Times New Roman" w:cs="Times New Roman"/>
          <w:color w:val="000000" w:themeColor="text1"/>
          <w:sz w:val="24"/>
        </w:rPr>
        <w:t xml:space="preserve"> F (2010b) Climatic warming increases voltinism in European butterflies and moths. P R Soc B 1685:1281–1287. </w:t>
      </w:r>
      <w:proofErr w:type="spellStart"/>
      <w:r w:rsidRPr="00945AA5">
        <w:rPr>
          <w:rStyle w:val="label"/>
          <w:rFonts w:ascii="Times New Roman" w:hAnsi="Times New Roman" w:cs="Times New Roman"/>
          <w:color w:val="000000" w:themeColor="text1"/>
          <w:sz w:val="24"/>
          <w:bdr w:val="none" w:sz="0" w:space="0" w:color="auto" w:frame="1"/>
          <w:shd w:val="clear" w:color="auto" w:fill="FFFFFF"/>
        </w:rPr>
        <w:t>doi</w:t>
      </w:r>
      <w:proofErr w:type="spellEnd"/>
      <w:r w:rsidRPr="00945AA5">
        <w:rPr>
          <w:rStyle w:val="label"/>
          <w:rFonts w:ascii="Times New Roman" w:hAnsi="Times New Roman" w:cs="Times New Roman"/>
          <w:color w:val="000000" w:themeColor="text1"/>
          <w:sz w:val="24"/>
          <w:bdr w:val="none" w:sz="0" w:space="0" w:color="auto" w:frame="1"/>
          <w:shd w:val="clear" w:color="auto" w:fill="FFFFFF"/>
        </w:rPr>
        <w:t>:</w:t>
      </w:r>
      <w:r w:rsidRPr="00945AA5">
        <w:rPr>
          <w:rFonts w:ascii="Times New Roman" w:hAnsi="Times New Roman" w:cs="Times New Roman"/>
          <w:color w:val="000000" w:themeColor="text1"/>
          <w:sz w:val="24"/>
          <w:shd w:val="clear" w:color="auto" w:fill="FFFFFF"/>
        </w:rPr>
        <w:t> 10.1098/rspb.2009.1910</w:t>
      </w:r>
    </w:p>
    <w:p w14:paraId="3BAD9DD7" w14:textId="77777777" w:rsidR="007C3FD1" w:rsidRDefault="007C3FD1" w:rsidP="007C3FD1">
      <w:pPr>
        <w:spacing w:line="240" w:lineRule="auto"/>
        <w:rPr>
          <w:rFonts w:ascii="Times New Roman" w:hAnsi="Times New Roman" w:cs="Times New Roman"/>
          <w:color w:val="000000" w:themeColor="text1"/>
          <w:sz w:val="24"/>
        </w:rPr>
      </w:pPr>
      <w:r w:rsidRPr="00945AA5">
        <w:rPr>
          <w:rFonts w:ascii="Times New Roman" w:eastAsia="Times New Roman" w:hAnsi="Times New Roman" w:cs="Times New Roman"/>
          <w:color w:val="000000" w:themeColor="text1"/>
          <w:sz w:val="24"/>
        </w:rPr>
        <w:t xml:space="preserve">van Asch M, Visser ME (2007) Phenology of forest caterpillars and their host trees: the importance of synchrony. </w:t>
      </w:r>
      <w:proofErr w:type="spellStart"/>
      <w:r w:rsidRPr="00945AA5">
        <w:rPr>
          <w:rFonts w:ascii="Times New Roman" w:eastAsia="Times New Roman" w:hAnsi="Times New Roman" w:cs="Times New Roman"/>
          <w:color w:val="000000" w:themeColor="text1"/>
          <w:sz w:val="24"/>
        </w:rPr>
        <w:t>Annu</w:t>
      </w:r>
      <w:proofErr w:type="spellEnd"/>
      <w:r w:rsidRPr="00945AA5">
        <w:rPr>
          <w:rFonts w:ascii="Times New Roman" w:eastAsia="Times New Roman" w:hAnsi="Times New Roman" w:cs="Times New Roman"/>
          <w:color w:val="000000" w:themeColor="text1"/>
          <w:sz w:val="24"/>
        </w:rPr>
        <w:t xml:space="preserve"> Rev </w:t>
      </w:r>
      <w:proofErr w:type="spellStart"/>
      <w:r w:rsidRPr="00945AA5">
        <w:rPr>
          <w:rFonts w:ascii="Times New Roman" w:eastAsia="Times New Roman" w:hAnsi="Times New Roman" w:cs="Times New Roman"/>
          <w:color w:val="000000" w:themeColor="text1"/>
          <w:sz w:val="24"/>
        </w:rPr>
        <w:t>Entomol</w:t>
      </w:r>
      <w:proofErr w:type="spellEnd"/>
      <w:r w:rsidRPr="00945AA5">
        <w:rPr>
          <w:rFonts w:ascii="Times New Roman" w:eastAsia="Times New Roman" w:hAnsi="Times New Roman" w:cs="Times New Roman"/>
          <w:color w:val="000000" w:themeColor="text1"/>
          <w:sz w:val="24"/>
        </w:rPr>
        <w:t xml:space="preserve"> 52:37-55. </w:t>
      </w:r>
      <w:proofErr w:type="spellStart"/>
      <w:r>
        <w:rPr>
          <w:rFonts w:ascii="Times New Roman" w:eastAsia="Times New Roman" w:hAnsi="Times New Roman" w:cs="Times New Roman"/>
          <w:color w:val="000000" w:themeColor="text1"/>
          <w:sz w:val="24"/>
        </w:rPr>
        <w:t>doi</w:t>
      </w:r>
      <w:proofErr w:type="spellEnd"/>
      <w:r>
        <w:rPr>
          <w:rFonts w:ascii="Times New Roman" w:eastAsia="Times New Roman" w:hAnsi="Times New Roman" w:cs="Times New Roman"/>
          <w:color w:val="000000" w:themeColor="text1"/>
          <w:sz w:val="24"/>
        </w:rPr>
        <w:t xml:space="preserve">: </w:t>
      </w:r>
      <w:r w:rsidRPr="00945AA5">
        <w:rPr>
          <w:rFonts w:ascii="Times New Roman" w:eastAsia="Times New Roman" w:hAnsi="Times New Roman" w:cs="Times New Roman"/>
          <w:color w:val="000000" w:themeColor="text1"/>
          <w:sz w:val="24"/>
        </w:rPr>
        <w:t>10.1146/annurev.ento.52.110405.091418</w:t>
      </w:r>
      <w:r w:rsidRPr="00945AA5">
        <w:rPr>
          <w:rFonts w:ascii="Times New Roman" w:hAnsi="Times New Roman" w:cs="Times New Roman"/>
          <w:color w:val="000000" w:themeColor="text1"/>
          <w:sz w:val="24"/>
        </w:rPr>
        <w:t xml:space="preserve"> </w:t>
      </w:r>
    </w:p>
    <w:p w14:paraId="0E8D182D" w14:textId="77777777" w:rsidR="007C3FD1" w:rsidRPr="00935F28" w:rsidRDefault="007C3FD1" w:rsidP="007C3FD1">
      <w:pPr>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Bale J</w:t>
      </w:r>
      <w:r w:rsidRPr="00935F28">
        <w:rPr>
          <w:rFonts w:ascii="Times New Roman" w:eastAsia="Times New Roman" w:hAnsi="Times New Roman" w:cs="Times New Roman"/>
          <w:color w:val="000000" w:themeColor="text1"/>
          <w:sz w:val="24"/>
        </w:rPr>
        <w:t>S, Masters GJ</w:t>
      </w:r>
      <w:r>
        <w:rPr>
          <w:rFonts w:ascii="Times New Roman" w:eastAsia="Times New Roman" w:hAnsi="Times New Roman" w:cs="Times New Roman"/>
          <w:color w:val="000000" w:themeColor="text1"/>
          <w:sz w:val="24"/>
        </w:rPr>
        <w:t>, Hodkinson</w:t>
      </w:r>
      <w:r w:rsidRPr="00935F28">
        <w:rPr>
          <w:rFonts w:ascii="Times New Roman" w:eastAsia="Times New Roman" w:hAnsi="Times New Roman" w:cs="Times New Roman"/>
          <w:color w:val="000000" w:themeColor="text1"/>
          <w:sz w:val="24"/>
        </w:rPr>
        <w:t xml:space="preserve"> ID, </w:t>
      </w:r>
      <w:proofErr w:type="spellStart"/>
      <w:r w:rsidRPr="00935F28">
        <w:rPr>
          <w:rFonts w:ascii="Times New Roman" w:eastAsia="Times New Roman" w:hAnsi="Times New Roman" w:cs="Times New Roman"/>
          <w:color w:val="000000" w:themeColor="text1"/>
          <w:sz w:val="24"/>
        </w:rPr>
        <w:t>Awmack</w:t>
      </w:r>
      <w:proofErr w:type="spellEnd"/>
      <w:r w:rsidRPr="00935F28">
        <w:rPr>
          <w:rFonts w:ascii="Times New Roman" w:eastAsia="Times New Roman" w:hAnsi="Times New Roman" w:cs="Times New Roman"/>
          <w:color w:val="000000" w:themeColor="text1"/>
          <w:sz w:val="24"/>
        </w:rPr>
        <w:t xml:space="preserve"> C, </w:t>
      </w:r>
      <w:proofErr w:type="spellStart"/>
      <w:r w:rsidRPr="00935F28">
        <w:rPr>
          <w:rFonts w:ascii="Times New Roman" w:eastAsia="Times New Roman" w:hAnsi="Times New Roman" w:cs="Times New Roman"/>
          <w:color w:val="000000" w:themeColor="text1"/>
          <w:sz w:val="24"/>
        </w:rPr>
        <w:t>Bezemer</w:t>
      </w:r>
      <w:proofErr w:type="spellEnd"/>
      <w:r w:rsidRPr="00935F28">
        <w:rPr>
          <w:rFonts w:ascii="Times New Roman" w:eastAsia="Times New Roman" w:hAnsi="Times New Roman" w:cs="Times New Roman"/>
          <w:color w:val="000000" w:themeColor="text1"/>
          <w:sz w:val="24"/>
        </w:rPr>
        <w:t xml:space="preserve"> TM, Brown VK, Butterfield J, Buse A, Coulson JC, Farrar J, Good JEG, Harrington</w:t>
      </w:r>
      <w:r>
        <w:rPr>
          <w:rFonts w:ascii="Times New Roman" w:eastAsia="Times New Roman" w:hAnsi="Times New Roman" w:cs="Times New Roman"/>
          <w:color w:val="000000" w:themeColor="text1"/>
          <w:sz w:val="24"/>
        </w:rPr>
        <w:t xml:space="preserve"> </w:t>
      </w:r>
      <w:r w:rsidRPr="00935F28">
        <w:rPr>
          <w:rFonts w:ascii="Times New Roman" w:eastAsia="Times New Roman" w:hAnsi="Times New Roman" w:cs="Times New Roman"/>
          <w:color w:val="000000" w:themeColor="text1"/>
          <w:sz w:val="24"/>
        </w:rPr>
        <w:t xml:space="preserve">R, Hartley S, Jones TH, </w:t>
      </w:r>
      <w:proofErr w:type="spellStart"/>
      <w:r w:rsidRPr="00935F28">
        <w:rPr>
          <w:rFonts w:ascii="Times New Roman" w:eastAsia="Times New Roman" w:hAnsi="Times New Roman" w:cs="Times New Roman"/>
          <w:color w:val="000000" w:themeColor="text1"/>
          <w:sz w:val="24"/>
        </w:rPr>
        <w:t>Lindroth</w:t>
      </w:r>
      <w:proofErr w:type="spellEnd"/>
      <w:r w:rsidRPr="00935F28">
        <w:rPr>
          <w:rFonts w:ascii="Times New Roman" w:eastAsia="Times New Roman" w:hAnsi="Times New Roman" w:cs="Times New Roman"/>
          <w:color w:val="000000" w:themeColor="text1"/>
          <w:sz w:val="24"/>
        </w:rPr>
        <w:t xml:space="preserve"> RL, Press MC, </w:t>
      </w:r>
      <w:proofErr w:type="spellStart"/>
      <w:r w:rsidRPr="00935F28">
        <w:rPr>
          <w:rFonts w:ascii="Times New Roman" w:eastAsia="Times New Roman" w:hAnsi="Times New Roman" w:cs="Times New Roman"/>
          <w:color w:val="000000" w:themeColor="text1"/>
          <w:sz w:val="24"/>
        </w:rPr>
        <w:t>Symrnioudis</w:t>
      </w:r>
      <w:proofErr w:type="spellEnd"/>
      <w:r w:rsidRPr="00935F28">
        <w:rPr>
          <w:rFonts w:ascii="Times New Roman" w:eastAsia="Times New Roman" w:hAnsi="Times New Roman" w:cs="Times New Roman"/>
          <w:color w:val="000000" w:themeColor="text1"/>
          <w:sz w:val="24"/>
        </w:rPr>
        <w:t xml:space="preserve"> I, Watt AD</w:t>
      </w:r>
      <w:r>
        <w:rPr>
          <w:rFonts w:ascii="Times New Roman" w:eastAsia="Times New Roman" w:hAnsi="Times New Roman" w:cs="Times New Roman"/>
          <w:color w:val="000000" w:themeColor="text1"/>
          <w:sz w:val="24"/>
        </w:rPr>
        <w:t>,</w:t>
      </w:r>
      <w:r w:rsidRPr="00935F28">
        <w:rPr>
          <w:rFonts w:ascii="Times New Roman" w:eastAsia="Times New Roman" w:hAnsi="Times New Roman" w:cs="Times New Roman"/>
          <w:color w:val="000000" w:themeColor="text1"/>
          <w:sz w:val="24"/>
        </w:rPr>
        <w:t xml:space="preserve"> Whittaker JB. (2002) Herbivory in global climate change research: direct effects of rising temperat</w:t>
      </w:r>
      <w:r>
        <w:rPr>
          <w:rFonts w:ascii="Times New Roman" w:eastAsia="Times New Roman" w:hAnsi="Times New Roman" w:cs="Times New Roman"/>
          <w:color w:val="000000" w:themeColor="text1"/>
          <w:sz w:val="24"/>
        </w:rPr>
        <w:t>ure on insect herbivores. Glob Change Biol 8:</w:t>
      </w:r>
      <w:r w:rsidRPr="00935F28">
        <w:rPr>
          <w:rFonts w:ascii="Times New Roman" w:eastAsia="Times New Roman" w:hAnsi="Times New Roman" w:cs="Times New Roman"/>
          <w:color w:val="000000" w:themeColor="text1"/>
          <w:sz w:val="24"/>
        </w:rPr>
        <w:t>1–16. doi:10.1046/j.1365-2486.</w:t>
      </w:r>
      <w:proofErr w:type="gramStart"/>
      <w:r w:rsidRPr="00935F28">
        <w:rPr>
          <w:rFonts w:ascii="Times New Roman" w:eastAsia="Times New Roman" w:hAnsi="Times New Roman" w:cs="Times New Roman"/>
          <w:color w:val="000000" w:themeColor="text1"/>
          <w:sz w:val="24"/>
        </w:rPr>
        <w:t>2002.00451.x</w:t>
      </w:r>
      <w:proofErr w:type="gramEnd"/>
    </w:p>
    <w:p w14:paraId="55E52C5F" w14:textId="77777777" w:rsidR="007C3FD1" w:rsidRPr="00945AA5" w:rsidRDefault="007C3FD1" w:rsidP="007C3FD1">
      <w:pPr>
        <w:spacing w:line="240" w:lineRule="auto"/>
        <w:rPr>
          <w:rFonts w:ascii="Times New Roman" w:eastAsia="Times New Roman" w:hAnsi="Times New Roman" w:cs="Times New Roman"/>
          <w:color w:val="000000" w:themeColor="text1"/>
          <w:sz w:val="24"/>
        </w:rPr>
      </w:pPr>
      <w:r w:rsidRPr="00945AA5">
        <w:rPr>
          <w:rFonts w:ascii="Times New Roman" w:hAnsi="Times New Roman" w:cs="Times New Roman"/>
          <w:color w:val="000000" w:themeColor="text1"/>
          <w:sz w:val="24"/>
        </w:rPr>
        <w:t>Butterflies and Moths of North America. www.butterfliesandmoths.org.</w:t>
      </w:r>
    </w:p>
    <w:p w14:paraId="53E410ED" w14:textId="77777777" w:rsidR="007C3FD1" w:rsidRPr="00945AA5" w:rsidRDefault="007C3FD1" w:rsidP="007C3FD1">
      <w:pPr>
        <w:pStyle w:val="HTMLPreformatted"/>
        <w:shd w:val="clear" w:color="auto" w:fill="FFFFFF"/>
        <w:wordWrap w:val="0"/>
        <w:spacing w:line="225" w:lineRule="atLeast"/>
        <w:rPr>
          <w:rFonts w:ascii="Times New Roman" w:hAnsi="Times New Roman" w:cs="Times New Roman"/>
          <w:color w:val="000000" w:themeColor="text1"/>
          <w:sz w:val="24"/>
          <w:szCs w:val="22"/>
        </w:rPr>
      </w:pPr>
      <w:r w:rsidRPr="00945AA5">
        <w:rPr>
          <w:rFonts w:ascii="Times New Roman" w:hAnsi="Times New Roman" w:cs="Times New Roman"/>
          <w:color w:val="000000" w:themeColor="text1"/>
          <w:sz w:val="24"/>
          <w:szCs w:val="22"/>
        </w:rPr>
        <w:t xml:space="preserve">Barton K (2016). </w:t>
      </w:r>
      <w:proofErr w:type="spellStart"/>
      <w:r w:rsidRPr="00945AA5">
        <w:rPr>
          <w:rFonts w:ascii="Times New Roman" w:hAnsi="Times New Roman" w:cs="Times New Roman"/>
          <w:color w:val="000000" w:themeColor="text1"/>
          <w:sz w:val="24"/>
          <w:szCs w:val="22"/>
        </w:rPr>
        <w:t>MuMIn</w:t>
      </w:r>
      <w:proofErr w:type="spellEnd"/>
      <w:r w:rsidRPr="00945AA5">
        <w:rPr>
          <w:rFonts w:ascii="Times New Roman" w:hAnsi="Times New Roman" w:cs="Times New Roman"/>
          <w:color w:val="000000" w:themeColor="text1"/>
          <w:sz w:val="24"/>
          <w:szCs w:val="22"/>
        </w:rPr>
        <w:t xml:space="preserve">: Multi-Model Inference. R package version 1.15.6. </w:t>
      </w:r>
      <w:hyperlink r:id="rId13" w:history="1">
        <w:r w:rsidRPr="00945AA5">
          <w:rPr>
            <w:rStyle w:val="Hyperlink"/>
            <w:rFonts w:ascii="Times New Roman" w:hAnsi="Times New Roman" w:cs="Times New Roman"/>
            <w:color w:val="000000" w:themeColor="text1"/>
            <w:sz w:val="24"/>
            <w:szCs w:val="22"/>
          </w:rPr>
          <w:t>https://CRAN.R-project.org/package=MuMIn</w:t>
        </w:r>
      </w:hyperlink>
    </w:p>
    <w:p w14:paraId="6F6A3AD2" w14:textId="77777777" w:rsidR="007C3FD1" w:rsidRPr="00945AA5" w:rsidRDefault="007C3FD1" w:rsidP="007C3FD1">
      <w:pPr>
        <w:pStyle w:val="HTMLPreformatted"/>
        <w:shd w:val="clear" w:color="auto" w:fill="FFFFFF"/>
        <w:wordWrap w:val="0"/>
        <w:spacing w:line="225" w:lineRule="atLeast"/>
        <w:rPr>
          <w:rFonts w:ascii="Times New Roman" w:hAnsi="Times New Roman" w:cs="Times New Roman"/>
          <w:color w:val="000000" w:themeColor="text1"/>
          <w:sz w:val="24"/>
          <w:szCs w:val="22"/>
        </w:rPr>
      </w:pPr>
    </w:p>
    <w:p w14:paraId="595F8B9D" w14:textId="77777777" w:rsidR="007C3FD1" w:rsidRPr="00945AA5" w:rsidRDefault="007C3FD1" w:rsidP="007C3FD1">
      <w:pPr>
        <w:spacing w:line="240" w:lineRule="auto"/>
        <w:rPr>
          <w:rFonts w:ascii="Times New Roman" w:eastAsia="Times New Roman" w:hAnsi="Times New Roman" w:cs="Times New Roman"/>
          <w:color w:val="000000" w:themeColor="text1"/>
          <w:sz w:val="24"/>
        </w:rPr>
      </w:pPr>
      <w:r w:rsidRPr="00945AA5">
        <w:rPr>
          <w:rFonts w:ascii="Times New Roman" w:eastAsia="Times New Roman" w:hAnsi="Times New Roman" w:cs="Times New Roman"/>
          <w:color w:val="000000" w:themeColor="text1"/>
          <w:sz w:val="24"/>
        </w:rPr>
        <w:t xml:space="preserve">Berry L, Burkett V, </w:t>
      </w:r>
      <w:proofErr w:type="spellStart"/>
      <w:r w:rsidRPr="00945AA5">
        <w:rPr>
          <w:rFonts w:ascii="Times New Roman" w:eastAsia="Times New Roman" w:hAnsi="Times New Roman" w:cs="Times New Roman"/>
          <w:color w:val="000000" w:themeColor="text1"/>
          <w:sz w:val="24"/>
        </w:rPr>
        <w:t>Murley</w:t>
      </w:r>
      <w:proofErr w:type="spellEnd"/>
      <w:r w:rsidRPr="00945AA5">
        <w:rPr>
          <w:rFonts w:ascii="Times New Roman" w:eastAsia="Times New Roman" w:hAnsi="Times New Roman" w:cs="Times New Roman"/>
          <w:color w:val="000000" w:themeColor="text1"/>
          <w:sz w:val="24"/>
        </w:rPr>
        <w:t xml:space="preserve"> JF, </w:t>
      </w:r>
      <w:proofErr w:type="spellStart"/>
      <w:r w:rsidRPr="00945AA5">
        <w:rPr>
          <w:rFonts w:ascii="Times New Roman" w:eastAsia="Times New Roman" w:hAnsi="Times New Roman" w:cs="Times New Roman"/>
          <w:color w:val="000000" w:themeColor="text1"/>
          <w:sz w:val="24"/>
        </w:rPr>
        <w:t>Obeysekera</w:t>
      </w:r>
      <w:proofErr w:type="spellEnd"/>
      <w:r w:rsidRPr="00945AA5">
        <w:rPr>
          <w:rFonts w:ascii="Times New Roman" w:eastAsia="Times New Roman" w:hAnsi="Times New Roman" w:cs="Times New Roman"/>
          <w:color w:val="000000" w:themeColor="text1"/>
          <w:sz w:val="24"/>
        </w:rPr>
        <w:t xml:space="preserve"> J, Schramm PJ, Wear D (2014) Southeast Regional Report retrieved from </w:t>
      </w:r>
      <w:hyperlink r:id="rId14" w:history="1">
        <w:r w:rsidRPr="00945AA5">
          <w:rPr>
            <w:rStyle w:val="Hyperlink"/>
            <w:rFonts w:ascii="Times New Roman" w:eastAsia="Times New Roman" w:hAnsi="Times New Roman" w:cs="Times New Roman"/>
            <w:color w:val="000000" w:themeColor="text1"/>
            <w:sz w:val="24"/>
          </w:rPr>
          <w:t>http://nca2014.globalchange.gov/report/regions/southeast</w:t>
        </w:r>
      </w:hyperlink>
      <w:r w:rsidRPr="00945AA5">
        <w:rPr>
          <w:rFonts w:ascii="Times New Roman" w:eastAsia="Times New Roman" w:hAnsi="Times New Roman" w:cs="Times New Roman"/>
          <w:color w:val="000000" w:themeColor="text1"/>
          <w:sz w:val="24"/>
        </w:rPr>
        <w:t xml:space="preserve">. </w:t>
      </w:r>
    </w:p>
    <w:p w14:paraId="417BF3A8" w14:textId="77777777" w:rsidR="007C3FD1" w:rsidRPr="00945AA5" w:rsidRDefault="007C3FD1" w:rsidP="007C3FD1">
      <w:pPr>
        <w:spacing w:line="240" w:lineRule="auto"/>
        <w:rPr>
          <w:rFonts w:ascii="Times New Roman" w:eastAsia="Times New Roman" w:hAnsi="Times New Roman" w:cs="Times New Roman"/>
          <w:color w:val="000000" w:themeColor="text1"/>
          <w:sz w:val="24"/>
        </w:rPr>
      </w:pPr>
      <w:r w:rsidRPr="00945AA5">
        <w:rPr>
          <w:rFonts w:ascii="Times New Roman" w:eastAsia="Times New Roman" w:hAnsi="Times New Roman" w:cs="Times New Roman"/>
          <w:color w:val="000000" w:themeColor="text1"/>
          <w:sz w:val="24"/>
        </w:rPr>
        <w:t xml:space="preserve">Dell D, Sparks TH, Dennis RLH (2005) Climate change and the effect of increasing spring temperatures on emergence dates of the butterfly </w:t>
      </w:r>
      <w:proofErr w:type="spellStart"/>
      <w:r w:rsidRPr="00945AA5">
        <w:rPr>
          <w:rFonts w:ascii="Times New Roman" w:eastAsia="Times New Roman" w:hAnsi="Times New Roman" w:cs="Times New Roman"/>
          <w:i/>
          <w:color w:val="000000" w:themeColor="text1"/>
          <w:sz w:val="24"/>
        </w:rPr>
        <w:t>Apatura</w:t>
      </w:r>
      <w:proofErr w:type="spellEnd"/>
      <w:r w:rsidRPr="00945AA5">
        <w:rPr>
          <w:rFonts w:ascii="Times New Roman" w:eastAsia="Times New Roman" w:hAnsi="Times New Roman" w:cs="Times New Roman"/>
          <w:i/>
          <w:color w:val="000000" w:themeColor="text1"/>
          <w:sz w:val="24"/>
        </w:rPr>
        <w:t xml:space="preserve"> iris</w:t>
      </w:r>
      <w:r w:rsidRPr="00945AA5">
        <w:rPr>
          <w:rFonts w:ascii="Times New Roman" w:eastAsia="Times New Roman" w:hAnsi="Times New Roman" w:cs="Times New Roman"/>
          <w:color w:val="000000" w:themeColor="text1"/>
          <w:sz w:val="24"/>
        </w:rPr>
        <w:t xml:space="preserve"> (Lepidoptera: </w:t>
      </w:r>
      <w:proofErr w:type="spellStart"/>
      <w:r w:rsidRPr="00945AA5">
        <w:rPr>
          <w:rFonts w:ascii="Times New Roman" w:eastAsia="Times New Roman" w:hAnsi="Times New Roman" w:cs="Times New Roman"/>
          <w:color w:val="000000" w:themeColor="text1"/>
          <w:sz w:val="24"/>
        </w:rPr>
        <w:t>Nymphalidae</w:t>
      </w:r>
      <w:proofErr w:type="spellEnd"/>
      <w:r w:rsidRPr="00945AA5">
        <w:rPr>
          <w:rFonts w:ascii="Times New Roman" w:eastAsia="Times New Roman" w:hAnsi="Times New Roman" w:cs="Times New Roman"/>
          <w:color w:val="000000" w:themeColor="text1"/>
          <w:sz w:val="24"/>
        </w:rPr>
        <w:t xml:space="preserve">). </w:t>
      </w:r>
      <w:proofErr w:type="spellStart"/>
      <w:r w:rsidRPr="00945AA5">
        <w:rPr>
          <w:rFonts w:ascii="Times New Roman" w:eastAsia="Times New Roman" w:hAnsi="Times New Roman" w:cs="Times New Roman"/>
          <w:color w:val="000000" w:themeColor="text1"/>
          <w:sz w:val="24"/>
        </w:rPr>
        <w:t>Eur</w:t>
      </w:r>
      <w:proofErr w:type="spellEnd"/>
      <w:r w:rsidRPr="00945AA5">
        <w:rPr>
          <w:rFonts w:ascii="Times New Roman" w:eastAsia="Times New Roman" w:hAnsi="Times New Roman" w:cs="Times New Roman"/>
          <w:color w:val="000000" w:themeColor="text1"/>
          <w:sz w:val="24"/>
        </w:rPr>
        <w:t xml:space="preserve"> J </w:t>
      </w:r>
      <w:proofErr w:type="spellStart"/>
      <w:r w:rsidRPr="00945AA5">
        <w:rPr>
          <w:rFonts w:ascii="Times New Roman" w:eastAsia="Times New Roman" w:hAnsi="Times New Roman" w:cs="Times New Roman"/>
          <w:color w:val="000000" w:themeColor="text1"/>
          <w:sz w:val="24"/>
        </w:rPr>
        <w:t>Entomol</w:t>
      </w:r>
      <w:proofErr w:type="spellEnd"/>
      <w:r w:rsidRPr="00945AA5">
        <w:rPr>
          <w:rFonts w:ascii="Times New Roman" w:eastAsia="Times New Roman" w:hAnsi="Times New Roman" w:cs="Times New Roman"/>
          <w:color w:val="000000" w:themeColor="text1"/>
          <w:sz w:val="24"/>
        </w:rPr>
        <w:t xml:space="preserve"> 102:161–167. </w:t>
      </w:r>
      <w:proofErr w:type="spellStart"/>
      <w:r w:rsidRPr="00945AA5">
        <w:rPr>
          <w:rFonts w:ascii="Times New Roman" w:hAnsi="Times New Roman" w:cs="Times New Roman"/>
          <w:color w:val="000000" w:themeColor="text1"/>
          <w:sz w:val="24"/>
        </w:rPr>
        <w:t>doi</w:t>
      </w:r>
      <w:proofErr w:type="spellEnd"/>
      <w:r w:rsidRPr="00945AA5">
        <w:rPr>
          <w:rFonts w:ascii="Times New Roman" w:hAnsi="Times New Roman" w:cs="Times New Roman"/>
          <w:color w:val="000000" w:themeColor="text1"/>
          <w:sz w:val="24"/>
        </w:rPr>
        <w:t>: 10.14411/eje.2005.026</w:t>
      </w:r>
    </w:p>
    <w:p w14:paraId="4B3F43E8" w14:textId="77777777" w:rsidR="007C3FD1" w:rsidRPr="00945AA5" w:rsidRDefault="007C3FD1" w:rsidP="007C3FD1">
      <w:pPr>
        <w:rPr>
          <w:rFonts w:ascii="Times New Roman" w:eastAsia="Times New Roman" w:hAnsi="Times New Roman" w:cs="Times New Roman"/>
          <w:color w:val="000000" w:themeColor="text1"/>
          <w:sz w:val="24"/>
        </w:rPr>
      </w:pPr>
      <w:r w:rsidRPr="00945AA5">
        <w:rPr>
          <w:rFonts w:ascii="Times New Roman" w:eastAsia="Times New Roman" w:hAnsi="Times New Roman" w:cs="Times New Roman"/>
          <w:color w:val="000000" w:themeColor="text1"/>
          <w:sz w:val="24"/>
        </w:rPr>
        <w:t xml:space="preserve">Diamond SE, Frame AM, Martin RA, Buckley LB (2011) Species’ traits predict phenological responses to climate change in butterflies. Ecology 92:1005–1012. </w:t>
      </w:r>
      <w:proofErr w:type="spellStart"/>
      <w:r w:rsidRPr="00945AA5">
        <w:rPr>
          <w:rFonts w:ascii="Times New Roman" w:eastAsia="Times New Roman" w:hAnsi="Times New Roman" w:cs="Times New Roman"/>
          <w:color w:val="000000" w:themeColor="text1"/>
          <w:sz w:val="24"/>
        </w:rPr>
        <w:t>doi</w:t>
      </w:r>
      <w:proofErr w:type="spellEnd"/>
      <w:r w:rsidRPr="00945AA5">
        <w:rPr>
          <w:rFonts w:ascii="Times New Roman" w:eastAsia="Times New Roman" w:hAnsi="Times New Roman" w:cs="Times New Roman"/>
          <w:color w:val="000000" w:themeColor="text1"/>
          <w:sz w:val="24"/>
        </w:rPr>
        <w:t xml:space="preserve">: </w:t>
      </w:r>
      <w:r w:rsidRPr="00945AA5">
        <w:rPr>
          <w:rFonts w:ascii="Times New Roman" w:hAnsi="Times New Roman" w:cs="Times New Roman"/>
          <w:color w:val="000000" w:themeColor="text1"/>
          <w:sz w:val="24"/>
          <w:shd w:val="clear" w:color="auto" w:fill="FFFFFF"/>
        </w:rPr>
        <w:t>10.1890/10-1594.1</w:t>
      </w:r>
    </w:p>
    <w:p w14:paraId="551CE6E2" w14:textId="77777777" w:rsidR="007C3FD1" w:rsidRPr="00945AA5" w:rsidRDefault="007C3FD1" w:rsidP="007C3FD1">
      <w:pPr>
        <w:pStyle w:val="Heading1"/>
        <w:shd w:val="clear" w:color="auto" w:fill="FFFFFF"/>
        <w:spacing w:before="0" w:beforeAutospacing="0" w:after="76" w:afterAutospacing="0"/>
        <w:textAlignment w:val="baseline"/>
        <w:rPr>
          <w:b w:val="0"/>
          <w:color w:val="000000" w:themeColor="text1"/>
          <w:sz w:val="24"/>
          <w:szCs w:val="22"/>
          <w:shd w:val="clear" w:color="auto" w:fill="FFFFFF"/>
        </w:rPr>
      </w:pPr>
      <w:r w:rsidRPr="00945AA5">
        <w:rPr>
          <w:b w:val="0"/>
          <w:color w:val="000000" w:themeColor="text1"/>
          <w:sz w:val="24"/>
          <w:szCs w:val="22"/>
        </w:rPr>
        <w:t xml:space="preserve">Diamond SE, Cayton H, </w:t>
      </w:r>
      <w:proofErr w:type="spellStart"/>
      <w:r w:rsidRPr="00945AA5">
        <w:rPr>
          <w:b w:val="0"/>
          <w:color w:val="000000" w:themeColor="text1"/>
          <w:sz w:val="24"/>
          <w:szCs w:val="22"/>
        </w:rPr>
        <w:t>Wepprich</w:t>
      </w:r>
      <w:proofErr w:type="spellEnd"/>
      <w:r w:rsidRPr="00945AA5">
        <w:rPr>
          <w:b w:val="0"/>
          <w:color w:val="000000" w:themeColor="text1"/>
          <w:sz w:val="24"/>
          <w:szCs w:val="22"/>
        </w:rPr>
        <w:t xml:space="preserve"> T, Jenkins CN, Dunn RR, Haddad NM, </w:t>
      </w:r>
      <w:proofErr w:type="spellStart"/>
      <w:r w:rsidRPr="00945AA5">
        <w:rPr>
          <w:b w:val="0"/>
          <w:color w:val="000000" w:themeColor="text1"/>
          <w:sz w:val="24"/>
          <w:szCs w:val="22"/>
        </w:rPr>
        <w:t>Ries</w:t>
      </w:r>
      <w:proofErr w:type="spellEnd"/>
      <w:r w:rsidRPr="00945AA5">
        <w:rPr>
          <w:b w:val="0"/>
          <w:color w:val="000000" w:themeColor="text1"/>
          <w:sz w:val="24"/>
          <w:szCs w:val="22"/>
        </w:rPr>
        <w:t xml:space="preserve"> L (2014) </w:t>
      </w:r>
      <w:r w:rsidRPr="00945AA5">
        <w:rPr>
          <w:b w:val="0"/>
          <w:bCs w:val="0"/>
          <w:color w:val="000000" w:themeColor="text1"/>
          <w:kern w:val="0"/>
          <w:sz w:val="24"/>
          <w:szCs w:val="22"/>
        </w:rPr>
        <w:t xml:space="preserve">Unexpected phenological responses of butterflies to the interaction of urbanization and geographic temperature. Ecology 95:2613-2621. </w:t>
      </w:r>
      <w:proofErr w:type="spellStart"/>
      <w:r w:rsidRPr="00945AA5">
        <w:rPr>
          <w:b w:val="0"/>
          <w:bCs w:val="0"/>
          <w:color w:val="000000" w:themeColor="text1"/>
          <w:kern w:val="0"/>
          <w:sz w:val="24"/>
          <w:szCs w:val="22"/>
        </w:rPr>
        <w:t>doi</w:t>
      </w:r>
      <w:proofErr w:type="spellEnd"/>
      <w:r w:rsidRPr="00945AA5">
        <w:rPr>
          <w:b w:val="0"/>
          <w:bCs w:val="0"/>
          <w:color w:val="000000" w:themeColor="text1"/>
          <w:kern w:val="0"/>
          <w:sz w:val="24"/>
          <w:szCs w:val="22"/>
        </w:rPr>
        <w:t xml:space="preserve">: </w:t>
      </w:r>
      <w:r w:rsidRPr="00945AA5">
        <w:rPr>
          <w:b w:val="0"/>
          <w:color w:val="000000" w:themeColor="text1"/>
          <w:sz w:val="24"/>
          <w:szCs w:val="22"/>
          <w:shd w:val="clear" w:color="auto" w:fill="FFFFFF"/>
        </w:rPr>
        <w:t>10.1890/13-1848.1</w:t>
      </w:r>
    </w:p>
    <w:p w14:paraId="50D25081" w14:textId="77777777" w:rsidR="007C3FD1" w:rsidRPr="00945AA5" w:rsidRDefault="007C3FD1" w:rsidP="007C3FD1">
      <w:pPr>
        <w:pStyle w:val="Heading1"/>
        <w:shd w:val="clear" w:color="auto" w:fill="FFFFFF"/>
        <w:spacing w:before="0" w:beforeAutospacing="0" w:after="76" w:afterAutospacing="0"/>
        <w:textAlignment w:val="baseline"/>
        <w:rPr>
          <w:b w:val="0"/>
          <w:bCs w:val="0"/>
          <w:color w:val="000000" w:themeColor="text1"/>
          <w:kern w:val="0"/>
          <w:sz w:val="24"/>
          <w:szCs w:val="22"/>
        </w:rPr>
      </w:pPr>
      <w:proofErr w:type="spellStart"/>
      <w:r w:rsidRPr="00945AA5">
        <w:rPr>
          <w:b w:val="0"/>
          <w:bCs w:val="0"/>
          <w:color w:val="000000" w:themeColor="text1"/>
          <w:kern w:val="0"/>
          <w:sz w:val="24"/>
          <w:szCs w:val="22"/>
        </w:rPr>
        <w:t>Eskildsen</w:t>
      </w:r>
      <w:proofErr w:type="spellEnd"/>
      <w:r w:rsidRPr="00945AA5">
        <w:rPr>
          <w:b w:val="0"/>
          <w:bCs w:val="0"/>
          <w:color w:val="000000" w:themeColor="text1"/>
          <w:kern w:val="0"/>
          <w:sz w:val="24"/>
          <w:szCs w:val="22"/>
        </w:rPr>
        <w:t xml:space="preserve"> A, </w:t>
      </w:r>
      <w:proofErr w:type="spellStart"/>
      <w:r w:rsidRPr="00945AA5">
        <w:rPr>
          <w:b w:val="0"/>
          <w:bCs w:val="0"/>
          <w:color w:val="000000" w:themeColor="text1"/>
          <w:kern w:val="0"/>
          <w:sz w:val="24"/>
          <w:szCs w:val="22"/>
        </w:rPr>
        <w:t>Carvalheiro</w:t>
      </w:r>
      <w:proofErr w:type="spellEnd"/>
      <w:r w:rsidRPr="00945AA5">
        <w:rPr>
          <w:b w:val="0"/>
          <w:bCs w:val="0"/>
          <w:color w:val="000000" w:themeColor="text1"/>
          <w:kern w:val="0"/>
          <w:sz w:val="24"/>
          <w:szCs w:val="22"/>
        </w:rPr>
        <w:t xml:space="preserve"> LG, Kissling WD, </w:t>
      </w:r>
      <w:proofErr w:type="spellStart"/>
      <w:r w:rsidRPr="00945AA5">
        <w:rPr>
          <w:b w:val="0"/>
          <w:bCs w:val="0"/>
          <w:color w:val="000000" w:themeColor="text1"/>
          <w:kern w:val="0"/>
          <w:sz w:val="24"/>
          <w:szCs w:val="22"/>
        </w:rPr>
        <w:t>Biesmeijer</w:t>
      </w:r>
      <w:proofErr w:type="spellEnd"/>
      <w:r w:rsidRPr="00945AA5">
        <w:rPr>
          <w:b w:val="0"/>
          <w:bCs w:val="0"/>
          <w:color w:val="000000" w:themeColor="text1"/>
          <w:kern w:val="0"/>
          <w:sz w:val="24"/>
          <w:szCs w:val="22"/>
        </w:rPr>
        <w:t xml:space="preserve"> JC, Schweiger O, </w:t>
      </w:r>
      <w:proofErr w:type="spellStart"/>
      <w:r w:rsidRPr="00945AA5">
        <w:rPr>
          <w:b w:val="0"/>
          <w:bCs w:val="0"/>
          <w:color w:val="000000" w:themeColor="text1"/>
          <w:kern w:val="0"/>
          <w:sz w:val="24"/>
          <w:szCs w:val="22"/>
        </w:rPr>
        <w:t>Høye</w:t>
      </w:r>
      <w:proofErr w:type="spellEnd"/>
      <w:r w:rsidRPr="00945AA5">
        <w:rPr>
          <w:b w:val="0"/>
          <w:bCs w:val="0"/>
          <w:color w:val="000000" w:themeColor="text1"/>
          <w:kern w:val="0"/>
          <w:sz w:val="24"/>
          <w:szCs w:val="22"/>
        </w:rPr>
        <w:t xml:space="preserve"> TT (2015) Ecological specialization matters: long-term trends in butterfly species richness and </w:t>
      </w:r>
      <w:proofErr w:type="gramStart"/>
      <w:r w:rsidRPr="00945AA5">
        <w:rPr>
          <w:b w:val="0"/>
          <w:bCs w:val="0"/>
          <w:color w:val="000000" w:themeColor="text1"/>
          <w:kern w:val="0"/>
          <w:sz w:val="24"/>
          <w:szCs w:val="22"/>
        </w:rPr>
        <w:t>assemblages</w:t>
      </w:r>
      <w:proofErr w:type="gramEnd"/>
      <w:r w:rsidRPr="00945AA5">
        <w:rPr>
          <w:b w:val="0"/>
          <w:bCs w:val="0"/>
          <w:color w:val="000000" w:themeColor="text1"/>
          <w:kern w:val="0"/>
          <w:sz w:val="24"/>
          <w:szCs w:val="22"/>
        </w:rPr>
        <w:t xml:space="preserve"> composition depend on multiple functional traits. Divers </w:t>
      </w:r>
      <w:proofErr w:type="spellStart"/>
      <w:r w:rsidRPr="00945AA5">
        <w:rPr>
          <w:b w:val="0"/>
          <w:bCs w:val="0"/>
          <w:color w:val="000000" w:themeColor="text1"/>
          <w:kern w:val="0"/>
          <w:sz w:val="24"/>
          <w:szCs w:val="22"/>
        </w:rPr>
        <w:t>Distrib</w:t>
      </w:r>
      <w:proofErr w:type="spellEnd"/>
      <w:r w:rsidRPr="00945AA5">
        <w:rPr>
          <w:b w:val="0"/>
          <w:bCs w:val="0"/>
          <w:color w:val="000000" w:themeColor="text1"/>
          <w:kern w:val="0"/>
          <w:sz w:val="24"/>
          <w:szCs w:val="22"/>
        </w:rPr>
        <w:t xml:space="preserve"> 21:792-802. </w:t>
      </w:r>
      <w:proofErr w:type="spellStart"/>
      <w:r w:rsidRPr="00945AA5">
        <w:rPr>
          <w:b w:val="0"/>
          <w:bCs w:val="0"/>
          <w:color w:val="000000" w:themeColor="text1"/>
          <w:kern w:val="0"/>
          <w:sz w:val="24"/>
          <w:szCs w:val="22"/>
        </w:rPr>
        <w:t>doi</w:t>
      </w:r>
      <w:proofErr w:type="spellEnd"/>
      <w:r w:rsidRPr="00945AA5">
        <w:rPr>
          <w:b w:val="0"/>
          <w:bCs w:val="0"/>
          <w:color w:val="000000" w:themeColor="text1"/>
          <w:kern w:val="0"/>
          <w:sz w:val="24"/>
          <w:szCs w:val="22"/>
        </w:rPr>
        <w:t>: 10.1111/ddi.12340</w:t>
      </w:r>
    </w:p>
    <w:p w14:paraId="2F674DFD" w14:textId="77777777" w:rsidR="007C3FD1" w:rsidRPr="00945AA5" w:rsidRDefault="007C3FD1" w:rsidP="007C3FD1">
      <w:pPr>
        <w:spacing w:line="240" w:lineRule="auto"/>
        <w:rPr>
          <w:rFonts w:ascii="Times New Roman" w:eastAsia="Times New Roman" w:hAnsi="Times New Roman" w:cs="Times New Roman"/>
          <w:color w:val="000000" w:themeColor="text1"/>
          <w:sz w:val="24"/>
        </w:rPr>
      </w:pPr>
      <w:proofErr w:type="spellStart"/>
      <w:r w:rsidRPr="00945AA5">
        <w:rPr>
          <w:rFonts w:ascii="Times New Roman" w:eastAsia="Times New Roman" w:hAnsi="Times New Roman" w:cs="Times New Roman"/>
          <w:color w:val="000000" w:themeColor="text1"/>
          <w:sz w:val="24"/>
        </w:rPr>
        <w:t>Folland</w:t>
      </w:r>
      <w:proofErr w:type="spellEnd"/>
      <w:r w:rsidRPr="00945AA5">
        <w:rPr>
          <w:rFonts w:ascii="Times New Roman" w:eastAsia="Times New Roman" w:hAnsi="Times New Roman" w:cs="Times New Roman"/>
          <w:color w:val="000000" w:themeColor="text1"/>
          <w:sz w:val="24"/>
        </w:rPr>
        <w:t xml:space="preserve"> CK, Karl TR, Salinger MJ (2002) Observed climate variability and change. Weather 57:269–278. </w:t>
      </w:r>
      <w:proofErr w:type="spellStart"/>
      <w:r w:rsidRPr="00945AA5">
        <w:rPr>
          <w:rStyle w:val="article-headermeta-info-label"/>
          <w:rFonts w:ascii="Times New Roman" w:hAnsi="Times New Roman" w:cs="Times New Roman"/>
          <w:bCs/>
          <w:color w:val="000000" w:themeColor="text1"/>
          <w:sz w:val="24"/>
          <w:bdr w:val="none" w:sz="0" w:space="0" w:color="auto" w:frame="1"/>
          <w:shd w:val="clear" w:color="auto" w:fill="FFFFFF"/>
        </w:rPr>
        <w:t>doi</w:t>
      </w:r>
      <w:proofErr w:type="spellEnd"/>
      <w:r w:rsidRPr="00945AA5">
        <w:rPr>
          <w:rStyle w:val="article-headermeta-info-label"/>
          <w:rFonts w:ascii="Times New Roman" w:hAnsi="Times New Roman" w:cs="Times New Roman"/>
          <w:bCs/>
          <w:color w:val="000000" w:themeColor="text1"/>
          <w:sz w:val="24"/>
          <w:bdr w:val="none" w:sz="0" w:space="0" w:color="auto" w:frame="1"/>
          <w:shd w:val="clear" w:color="auto" w:fill="FFFFFF"/>
        </w:rPr>
        <w:t>: </w:t>
      </w:r>
      <w:r w:rsidRPr="00945AA5">
        <w:rPr>
          <w:rStyle w:val="article-headermeta-info-data"/>
          <w:rFonts w:ascii="Times New Roman" w:hAnsi="Times New Roman" w:cs="Times New Roman"/>
          <w:color w:val="000000" w:themeColor="text1"/>
          <w:sz w:val="24"/>
          <w:bdr w:val="none" w:sz="0" w:space="0" w:color="auto" w:frame="1"/>
          <w:shd w:val="clear" w:color="auto" w:fill="FFFFFF"/>
        </w:rPr>
        <w:t>10.1256/004316502320517353</w:t>
      </w:r>
    </w:p>
    <w:p w14:paraId="2927B6AF" w14:textId="77777777" w:rsidR="007C3FD1" w:rsidRPr="00945AA5" w:rsidRDefault="007C3FD1" w:rsidP="007C3FD1">
      <w:pPr>
        <w:rPr>
          <w:rFonts w:ascii="Times New Roman" w:eastAsia="Times New Roman" w:hAnsi="Times New Roman" w:cs="Times New Roman"/>
          <w:color w:val="000000" w:themeColor="text1"/>
          <w:sz w:val="24"/>
        </w:rPr>
      </w:pPr>
      <w:proofErr w:type="spellStart"/>
      <w:r w:rsidRPr="00945AA5">
        <w:rPr>
          <w:rFonts w:ascii="Times New Roman" w:eastAsia="Times New Roman" w:hAnsi="Times New Roman" w:cs="Times New Roman"/>
          <w:color w:val="000000" w:themeColor="text1"/>
          <w:sz w:val="24"/>
        </w:rPr>
        <w:t>Forister</w:t>
      </w:r>
      <w:proofErr w:type="spellEnd"/>
      <w:r w:rsidRPr="00945AA5">
        <w:rPr>
          <w:rFonts w:ascii="Times New Roman" w:eastAsia="Times New Roman" w:hAnsi="Times New Roman" w:cs="Times New Roman"/>
          <w:color w:val="000000" w:themeColor="text1"/>
          <w:sz w:val="24"/>
        </w:rPr>
        <w:t xml:space="preserve"> ML, Shapiro AM (2003) Climatic trends and advancing spring flight of butterflies in lowland California. Glob Change Biol 9:1130–1135. </w:t>
      </w:r>
      <w:proofErr w:type="spellStart"/>
      <w:r w:rsidRPr="00945AA5">
        <w:rPr>
          <w:rStyle w:val="article-headermeta-info-label"/>
          <w:rFonts w:ascii="Times New Roman" w:hAnsi="Times New Roman" w:cs="Times New Roman"/>
          <w:bCs/>
          <w:color w:val="000000" w:themeColor="text1"/>
          <w:sz w:val="24"/>
          <w:bdr w:val="none" w:sz="0" w:space="0" w:color="auto" w:frame="1"/>
          <w:shd w:val="clear" w:color="auto" w:fill="FFFFFF"/>
        </w:rPr>
        <w:t>doi</w:t>
      </w:r>
      <w:proofErr w:type="spellEnd"/>
      <w:r w:rsidRPr="00945AA5">
        <w:rPr>
          <w:rStyle w:val="article-headermeta-info-label"/>
          <w:rFonts w:ascii="Times New Roman" w:hAnsi="Times New Roman" w:cs="Times New Roman"/>
          <w:bCs/>
          <w:color w:val="000000" w:themeColor="text1"/>
          <w:sz w:val="24"/>
          <w:bdr w:val="none" w:sz="0" w:space="0" w:color="auto" w:frame="1"/>
          <w:shd w:val="clear" w:color="auto" w:fill="FFFFFF"/>
        </w:rPr>
        <w:t xml:space="preserve">: </w:t>
      </w:r>
      <w:r w:rsidRPr="00945AA5">
        <w:rPr>
          <w:rStyle w:val="article-headermeta-info-data"/>
          <w:rFonts w:ascii="Times New Roman" w:hAnsi="Times New Roman" w:cs="Times New Roman"/>
          <w:color w:val="000000" w:themeColor="text1"/>
          <w:sz w:val="24"/>
          <w:bdr w:val="none" w:sz="0" w:space="0" w:color="auto" w:frame="1"/>
          <w:shd w:val="clear" w:color="auto" w:fill="FFFFFF"/>
        </w:rPr>
        <w:t>10.1046/j.1365-2486.</w:t>
      </w:r>
      <w:proofErr w:type="gramStart"/>
      <w:r w:rsidRPr="00945AA5">
        <w:rPr>
          <w:rStyle w:val="article-headermeta-info-data"/>
          <w:rFonts w:ascii="Times New Roman" w:hAnsi="Times New Roman" w:cs="Times New Roman"/>
          <w:color w:val="000000" w:themeColor="text1"/>
          <w:sz w:val="24"/>
          <w:bdr w:val="none" w:sz="0" w:space="0" w:color="auto" w:frame="1"/>
          <w:shd w:val="clear" w:color="auto" w:fill="FFFFFF"/>
        </w:rPr>
        <w:t>2003.00643.x</w:t>
      </w:r>
      <w:proofErr w:type="gramEnd"/>
    </w:p>
    <w:p w14:paraId="73980DE5" w14:textId="77777777" w:rsidR="007C3FD1" w:rsidRPr="00945AA5" w:rsidRDefault="007C3FD1" w:rsidP="007C3FD1">
      <w:pPr>
        <w:spacing w:line="240" w:lineRule="auto"/>
        <w:rPr>
          <w:rFonts w:ascii="Times New Roman" w:eastAsia="Times New Roman" w:hAnsi="Times New Roman" w:cs="Times New Roman"/>
          <w:color w:val="000000" w:themeColor="text1"/>
          <w:sz w:val="24"/>
        </w:rPr>
      </w:pPr>
      <w:r w:rsidRPr="00945AA5">
        <w:rPr>
          <w:rFonts w:ascii="Times New Roman" w:eastAsia="Times New Roman" w:hAnsi="Times New Roman" w:cs="Times New Roman"/>
          <w:color w:val="000000" w:themeColor="text1"/>
          <w:sz w:val="24"/>
        </w:rPr>
        <w:t xml:space="preserve">IPCC (Intergovernmental Panel on Climate Change). 2007. Climate change 2007: impacts, </w:t>
      </w:r>
      <w:proofErr w:type="gramStart"/>
      <w:r w:rsidRPr="00945AA5">
        <w:rPr>
          <w:rFonts w:ascii="Times New Roman" w:eastAsia="Times New Roman" w:hAnsi="Times New Roman" w:cs="Times New Roman"/>
          <w:color w:val="000000" w:themeColor="text1"/>
          <w:sz w:val="24"/>
        </w:rPr>
        <w:t>adaptation</w:t>
      </w:r>
      <w:proofErr w:type="gramEnd"/>
      <w:r w:rsidRPr="00945AA5">
        <w:rPr>
          <w:rFonts w:ascii="Times New Roman" w:eastAsia="Times New Roman" w:hAnsi="Times New Roman" w:cs="Times New Roman"/>
          <w:color w:val="000000" w:themeColor="text1"/>
          <w:sz w:val="24"/>
        </w:rPr>
        <w:t xml:space="preserve"> and vulnerability. WMO (World Meteorological Organization) and UNEP (United Nations Environment </w:t>
      </w:r>
      <w:proofErr w:type="spellStart"/>
      <w:r w:rsidRPr="00945AA5">
        <w:rPr>
          <w:rFonts w:ascii="Times New Roman" w:eastAsia="Times New Roman" w:hAnsi="Times New Roman" w:cs="Times New Roman"/>
          <w:color w:val="000000" w:themeColor="text1"/>
          <w:sz w:val="24"/>
        </w:rPr>
        <w:t>Programme</w:t>
      </w:r>
      <w:proofErr w:type="spellEnd"/>
      <w:proofErr w:type="gramStart"/>
      <w:r w:rsidRPr="00945AA5">
        <w:rPr>
          <w:rFonts w:ascii="Times New Roman" w:eastAsia="Times New Roman" w:hAnsi="Times New Roman" w:cs="Times New Roman"/>
          <w:color w:val="000000" w:themeColor="text1"/>
          <w:sz w:val="24"/>
        </w:rPr>
        <w:t>),Geneva</w:t>
      </w:r>
      <w:proofErr w:type="gramEnd"/>
      <w:r w:rsidRPr="00945AA5">
        <w:rPr>
          <w:rFonts w:ascii="Times New Roman" w:eastAsia="Times New Roman" w:hAnsi="Times New Roman" w:cs="Times New Roman"/>
          <w:color w:val="000000" w:themeColor="text1"/>
          <w:sz w:val="24"/>
        </w:rPr>
        <w:t>, Switzerland.</w:t>
      </w:r>
    </w:p>
    <w:p w14:paraId="2B59FE7B" w14:textId="77777777" w:rsidR="007C3FD1" w:rsidRPr="00945AA5" w:rsidRDefault="007C3FD1" w:rsidP="007C3FD1">
      <w:pPr>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LeGrand HE, TE Howard (2016</w:t>
      </w:r>
      <w:r w:rsidRPr="00945AA5">
        <w:rPr>
          <w:rFonts w:ascii="Times New Roman" w:eastAsia="Times New Roman" w:hAnsi="Times New Roman" w:cs="Times New Roman"/>
          <w:color w:val="000000" w:themeColor="text1"/>
          <w:sz w:val="24"/>
        </w:rPr>
        <w:t>, March) Butterflies of North Carolina, Twenty-fourth Approximatio</w:t>
      </w:r>
      <w:r>
        <w:rPr>
          <w:rFonts w:ascii="Times New Roman" w:eastAsia="Times New Roman" w:hAnsi="Times New Roman" w:cs="Times New Roman"/>
          <w:color w:val="000000" w:themeColor="text1"/>
          <w:sz w:val="24"/>
        </w:rPr>
        <w:t xml:space="preserve">n </w:t>
      </w:r>
      <w:r w:rsidRPr="00945AA5">
        <w:rPr>
          <w:rFonts w:ascii="Times New Roman" w:eastAsia="Times New Roman" w:hAnsi="Times New Roman" w:cs="Times New Roman"/>
          <w:color w:val="000000" w:themeColor="text1"/>
          <w:sz w:val="24"/>
        </w:rPr>
        <w:t xml:space="preserve">retrieved from </w:t>
      </w:r>
      <w:hyperlink r:id="rId15" w:history="1">
        <w:r w:rsidRPr="00945AA5">
          <w:rPr>
            <w:rStyle w:val="Hyperlink"/>
            <w:rFonts w:ascii="Times New Roman" w:hAnsi="Times New Roman" w:cs="Times New Roman"/>
            <w:color w:val="000000" w:themeColor="text1"/>
            <w:sz w:val="24"/>
          </w:rPr>
          <w:t>http://dpr.ncparks.gov/nbnc/PDFs/24th.pdf</w:t>
        </w:r>
      </w:hyperlink>
      <w:r w:rsidRPr="00945AA5">
        <w:rPr>
          <w:rFonts w:ascii="Times New Roman" w:hAnsi="Times New Roman" w:cs="Times New Roman"/>
          <w:color w:val="000000" w:themeColor="text1"/>
          <w:sz w:val="24"/>
        </w:rPr>
        <w:t xml:space="preserve"> </w:t>
      </w:r>
      <w:r w:rsidRPr="00945AA5">
        <w:rPr>
          <w:rFonts w:ascii="Times New Roman" w:eastAsia="Times New Roman" w:hAnsi="Times New Roman" w:cs="Times New Roman"/>
          <w:color w:val="000000" w:themeColor="text1"/>
          <w:sz w:val="24"/>
        </w:rPr>
        <w:t xml:space="preserve">. </w:t>
      </w:r>
    </w:p>
    <w:p w14:paraId="36848AED" w14:textId="77777777" w:rsidR="007C3FD1" w:rsidRPr="00945AA5" w:rsidRDefault="007C3FD1" w:rsidP="007C3FD1">
      <w:pPr>
        <w:spacing w:line="240" w:lineRule="auto"/>
        <w:rPr>
          <w:rFonts w:ascii="Times New Roman" w:eastAsia="Times New Roman" w:hAnsi="Times New Roman" w:cs="Times New Roman"/>
          <w:color w:val="000000" w:themeColor="text1"/>
          <w:sz w:val="24"/>
        </w:rPr>
      </w:pPr>
      <w:proofErr w:type="spellStart"/>
      <w:r w:rsidRPr="00945AA5">
        <w:rPr>
          <w:rFonts w:ascii="Times New Roman" w:eastAsia="Times New Roman" w:hAnsi="Times New Roman" w:cs="Times New Roman"/>
          <w:color w:val="000000" w:themeColor="text1"/>
          <w:sz w:val="24"/>
        </w:rPr>
        <w:t>Møller</w:t>
      </w:r>
      <w:proofErr w:type="spellEnd"/>
      <w:r w:rsidRPr="00945AA5">
        <w:rPr>
          <w:rFonts w:ascii="Times New Roman" w:eastAsia="Times New Roman" w:hAnsi="Times New Roman" w:cs="Times New Roman"/>
          <w:color w:val="000000" w:themeColor="text1"/>
          <w:sz w:val="24"/>
        </w:rPr>
        <w:t xml:space="preserve"> AP, </w:t>
      </w:r>
      <w:proofErr w:type="spellStart"/>
      <w:r w:rsidRPr="00945AA5">
        <w:rPr>
          <w:rFonts w:ascii="Times New Roman" w:eastAsia="Times New Roman" w:hAnsi="Times New Roman" w:cs="Times New Roman"/>
          <w:color w:val="000000" w:themeColor="text1"/>
          <w:sz w:val="24"/>
        </w:rPr>
        <w:t>Rubolini</w:t>
      </w:r>
      <w:proofErr w:type="spellEnd"/>
      <w:r w:rsidRPr="00945AA5">
        <w:rPr>
          <w:rFonts w:ascii="Times New Roman" w:eastAsia="Times New Roman" w:hAnsi="Times New Roman" w:cs="Times New Roman"/>
          <w:color w:val="000000" w:themeColor="text1"/>
          <w:sz w:val="24"/>
        </w:rPr>
        <w:t xml:space="preserve"> D, </w:t>
      </w:r>
      <w:proofErr w:type="spellStart"/>
      <w:r w:rsidRPr="00945AA5">
        <w:rPr>
          <w:rFonts w:ascii="Times New Roman" w:eastAsia="Times New Roman" w:hAnsi="Times New Roman" w:cs="Times New Roman"/>
          <w:color w:val="000000" w:themeColor="text1"/>
          <w:sz w:val="24"/>
        </w:rPr>
        <w:t>Lehikoinen</w:t>
      </w:r>
      <w:proofErr w:type="spellEnd"/>
      <w:r w:rsidRPr="00945AA5">
        <w:rPr>
          <w:rFonts w:ascii="Times New Roman" w:eastAsia="Times New Roman" w:hAnsi="Times New Roman" w:cs="Times New Roman"/>
          <w:color w:val="000000" w:themeColor="text1"/>
          <w:sz w:val="24"/>
        </w:rPr>
        <w:t xml:space="preserve"> E (2008) Populations of migratory bird species that did not show a phenological response to climate change are declining. P Natl </w:t>
      </w:r>
      <w:proofErr w:type="spellStart"/>
      <w:r w:rsidRPr="00945AA5">
        <w:rPr>
          <w:rFonts w:ascii="Times New Roman" w:eastAsia="Times New Roman" w:hAnsi="Times New Roman" w:cs="Times New Roman"/>
          <w:color w:val="000000" w:themeColor="text1"/>
          <w:sz w:val="24"/>
        </w:rPr>
        <w:t>Acad</w:t>
      </w:r>
      <w:proofErr w:type="spellEnd"/>
      <w:r w:rsidRPr="00945AA5">
        <w:rPr>
          <w:rFonts w:ascii="Times New Roman" w:eastAsia="Times New Roman" w:hAnsi="Times New Roman" w:cs="Times New Roman"/>
          <w:color w:val="000000" w:themeColor="text1"/>
          <w:sz w:val="24"/>
        </w:rPr>
        <w:t xml:space="preserve"> Sci USA</w:t>
      </w:r>
      <w:r>
        <w:rPr>
          <w:rFonts w:ascii="Times New Roman" w:eastAsia="Times New Roman" w:hAnsi="Times New Roman" w:cs="Times New Roman"/>
          <w:color w:val="000000" w:themeColor="text1"/>
          <w:sz w:val="24"/>
        </w:rPr>
        <w:t xml:space="preserve"> 105:16195–</w:t>
      </w:r>
      <w:r w:rsidRPr="00945AA5">
        <w:rPr>
          <w:rFonts w:ascii="Times New Roman" w:eastAsia="Times New Roman" w:hAnsi="Times New Roman" w:cs="Times New Roman"/>
          <w:color w:val="000000" w:themeColor="text1"/>
          <w:sz w:val="24"/>
        </w:rPr>
        <w:t xml:space="preserve">16200. </w:t>
      </w:r>
      <w:proofErr w:type="spellStart"/>
      <w:r w:rsidRPr="00945AA5">
        <w:rPr>
          <w:rStyle w:val="doi"/>
          <w:rFonts w:ascii="Times New Roman" w:hAnsi="Times New Roman" w:cs="Times New Roman"/>
          <w:color w:val="000000" w:themeColor="text1"/>
          <w:sz w:val="24"/>
          <w:bdr w:val="none" w:sz="0" w:space="0" w:color="auto" w:frame="1"/>
        </w:rPr>
        <w:t>doi</w:t>
      </w:r>
      <w:proofErr w:type="spellEnd"/>
      <w:r w:rsidRPr="00945AA5">
        <w:rPr>
          <w:rStyle w:val="doi"/>
          <w:rFonts w:ascii="Times New Roman" w:hAnsi="Times New Roman" w:cs="Times New Roman"/>
          <w:color w:val="000000" w:themeColor="text1"/>
          <w:sz w:val="24"/>
          <w:bdr w:val="none" w:sz="0" w:space="0" w:color="auto" w:frame="1"/>
        </w:rPr>
        <w:t>: 10.1073/pnas.0803825105</w:t>
      </w:r>
    </w:p>
    <w:p w14:paraId="15D28290" w14:textId="77777777" w:rsidR="007C3FD1" w:rsidRPr="00945AA5" w:rsidRDefault="007C3FD1" w:rsidP="007C3FD1">
      <w:pPr>
        <w:rPr>
          <w:rFonts w:ascii="Times New Roman" w:eastAsia="Times New Roman" w:hAnsi="Times New Roman" w:cs="Times New Roman"/>
          <w:color w:val="000000" w:themeColor="text1"/>
          <w:sz w:val="24"/>
        </w:rPr>
      </w:pPr>
      <w:r w:rsidRPr="00945AA5">
        <w:rPr>
          <w:rFonts w:ascii="Times New Roman" w:eastAsia="Times New Roman" w:hAnsi="Times New Roman" w:cs="Times New Roman"/>
          <w:color w:val="000000" w:themeColor="text1"/>
          <w:sz w:val="24"/>
        </w:rPr>
        <w:t xml:space="preserve">Parmesan C (2006) Ecological and Evolutionary responses to recent climate change. </w:t>
      </w:r>
      <w:proofErr w:type="spellStart"/>
      <w:r w:rsidRPr="00945AA5">
        <w:rPr>
          <w:rFonts w:ascii="Times New Roman" w:eastAsia="Times New Roman" w:hAnsi="Times New Roman" w:cs="Times New Roman"/>
          <w:color w:val="000000" w:themeColor="text1"/>
          <w:sz w:val="24"/>
        </w:rPr>
        <w:t>Annu</w:t>
      </w:r>
      <w:proofErr w:type="spellEnd"/>
      <w:r w:rsidRPr="00945AA5">
        <w:rPr>
          <w:rFonts w:ascii="Times New Roman" w:eastAsia="Times New Roman" w:hAnsi="Times New Roman" w:cs="Times New Roman"/>
          <w:color w:val="000000" w:themeColor="text1"/>
          <w:sz w:val="24"/>
        </w:rPr>
        <w:t xml:space="preserve"> Rev </w:t>
      </w:r>
      <w:proofErr w:type="spellStart"/>
      <w:r w:rsidRPr="00945AA5">
        <w:rPr>
          <w:rFonts w:ascii="Times New Roman" w:eastAsia="Times New Roman" w:hAnsi="Times New Roman" w:cs="Times New Roman"/>
          <w:color w:val="000000" w:themeColor="text1"/>
          <w:sz w:val="24"/>
        </w:rPr>
        <w:t>Ecol</w:t>
      </w:r>
      <w:proofErr w:type="spellEnd"/>
      <w:r w:rsidRPr="00945AA5">
        <w:rPr>
          <w:rFonts w:ascii="Times New Roman" w:eastAsia="Times New Roman" w:hAnsi="Times New Roman" w:cs="Times New Roman"/>
          <w:color w:val="000000" w:themeColor="text1"/>
          <w:sz w:val="24"/>
        </w:rPr>
        <w:t xml:space="preserve"> </w:t>
      </w:r>
      <w:proofErr w:type="spellStart"/>
      <w:r w:rsidRPr="00945AA5">
        <w:rPr>
          <w:rFonts w:ascii="Times New Roman" w:eastAsia="Times New Roman" w:hAnsi="Times New Roman" w:cs="Times New Roman"/>
          <w:color w:val="000000" w:themeColor="text1"/>
          <w:sz w:val="24"/>
        </w:rPr>
        <w:t>Evol</w:t>
      </w:r>
      <w:proofErr w:type="spellEnd"/>
      <w:r w:rsidRPr="00945AA5">
        <w:rPr>
          <w:rFonts w:ascii="Times New Roman" w:eastAsia="Times New Roman" w:hAnsi="Times New Roman" w:cs="Times New Roman"/>
          <w:color w:val="000000" w:themeColor="text1"/>
          <w:sz w:val="24"/>
        </w:rPr>
        <w:t xml:space="preserve"> S 37:637–669. </w:t>
      </w:r>
      <w:proofErr w:type="gramStart"/>
      <w:r w:rsidRPr="00945AA5">
        <w:rPr>
          <w:rFonts w:ascii="Times New Roman" w:eastAsia="Times New Roman" w:hAnsi="Times New Roman" w:cs="Times New Roman"/>
          <w:color w:val="000000" w:themeColor="text1"/>
          <w:sz w:val="24"/>
        </w:rPr>
        <w:t>doi:10.1146/annurev.ecolsys</w:t>
      </w:r>
      <w:proofErr w:type="gramEnd"/>
      <w:r w:rsidRPr="00945AA5">
        <w:rPr>
          <w:rFonts w:ascii="Times New Roman" w:eastAsia="Times New Roman" w:hAnsi="Times New Roman" w:cs="Times New Roman"/>
          <w:color w:val="000000" w:themeColor="text1"/>
          <w:sz w:val="24"/>
        </w:rPr>
        <w:t xml:space="preserve">.37.091305110100 </w:t>
      </w:r>
    </w:p>
    <w:p w14:paraId="47E78755" w14:textId="77777777" w:rsidR="007C3FD1" w:rsidRPr="00945AA5" w:rsidRDefault="007C3FD1" w:rsidP="007C3FD1">
      <w:pPr>
        <w:spacing w:line="240" w:lineRule="auto"/>
        <w:rPr>
          <w:rFonts w:ascii="Times New Roman" w:eastAsia="Times New Roman" w:hAnsi="Times New Roman" w:cs="Times New Roman"/>
          <w:color w:val="000000" w:themeColor="text1"/>
          <w:sz w:val="24"/>
        </w:rPr>
      </w:pPr>
      <w:r w:rsidRPr="00945AA5">
        <w:rPr>
          <w:rFonts w:ascii="Times New Roman" w:eastAsia="Times New Roman" w:hAnsi="Times New Roman" w:cs="Times New Roman"/>
          <w:color w:val="000000" w:themeColor="text1"/>
          <w:sz w:val="24"/>
        </w:rPr>
        <w:t xml:space="preserve">Parmesan C (2007) Influences of species, </w:t>
      </w:r>
      <w:proofErr w:type="gramStart"/>
      <w:r w:rsidRPr="00945AA5">
        <w:rPr>
          <w:rFonts w:ascii="Times New Roman" w:eastAsia="Times New Roman" w:hAnsi="Times New Roman" w:cs="Times New Roman"/>
          <w:color w:val="000000" w:themeColor="text1"/>
          <w:sz w:val="24"/>
        </w:rPr>
        <w:t>latitudes</w:t>
      </w:r>
      <w:proofErr w:type="gramEnd"/>
      <w:r w:rsidRPr="00945AA5">
        <w:rPr>
          <w:rFonts w:ascii="Times New Roman" w:eastAsia="Times New Roman" w:hAnsi="Times New Roman" w:cs="Times New Roman"/>
          <w:color w:val="000000" w:themeColor="text1"/>
          <w:sz w:val="24"/>
        </w:rPr>
        <w:t xml:space="preserve"> and methodologies on estimates of phenological response to global warming. Glob Change Biol 13:1860–1872. </w:t>
      </w:r>
      <w:proofErr w:type="spellStart"/>
      <w:r w:rsidRPr="00945AA5">
        <w:rPr>
          <w:rFonts w:ascii="Times New Roman" w:eastAsia="Times New Roman" w:hAnsi="Times New Roman" w:cs="Times New Roman"/>
          <w:color w:val="000000" w:themeColor="text1"/>
          <w:sz w:val="24"/>
        </w:rPr>
        <w:t>doi</w:t>
      </w:r>
      <w:proofErr w:type="spellEnd"/>
      <w:r w:rsidRPr="00945AA5">
        <w:rPr>
          <w:rStyle w:val="article-headermeta-info-label"/>
          <w:rFonts w:ascii="Times New Roman" w:hAnsi="Times New Roman" w:cs="Times New Roman"/>
          <w:bCs/>
          <w:color w:val="000000" w:themeColor="text1"/>
          <w:sz w:val="24"/>
          <w:bdr w:val="none" w:sz="0" w:space="0" w:color="auto" w:frame="1"/>
          <w:shd w:val="clear" w:color="auto" w:fill="FFFFFF"/>
        </w:rPr>
        <w:t>: </w:t>
      </w:r>
      <w:r w:rsidRPr="00945AA5">
        <w:rPr>
          <w:rStyle w:val="article-headermeta-info-data"/>
          <w:rFonts w:ascii="Times New Roman" w:hAnsi="Times New Roman" w:cs="Times New Roman"/>
          <w:color w:val="000000" w:themeColor="text1"/>
          <w:sz w:val="24"/>
          <w:bdr w:val="none" w:sz="0" w:space="0" w:color="auto" w:frame="1"/>
          <w:shd w:val="clear" w:color="auto" w:fill="FFFFFF"/>
        </w:rPr>
        <w:t>10.1111/j.1365-2486.</w:t>
      </w:r>
      <w:proofErr w:type="gramStart"/>
      <w:r w:rsidRPr="00945AA5">
        <w:rPr>
          <w:rStyle w:val="article-headermeta-info-data"/>
          <w:rFonts w:ascii="Times New Roman" w:hAnsi="Times New Roman" w:cs="Times New Roman"/>
          <w:color w:val="000000" w:themeColor="text1"/>
          <w:sz w:val="24"/>
          <w:bdr w:val="none" w:sz="0" w:space="0" w:color="auto" w:frame="1"/>
          <w:shd w:val="clear" w:color="auto" w:fill="FFFFFF"/>
        </w:rPr>
        <w:t>2007.01404.x</w:t>
      </w:r>
      <w:proofErr w:type="gramEnd"/>
    </w:p>
    <w:p w14:paraId="183FAA7D" w14:textId="77777777" w:rsidR="007C3FD1" w:rsidRPr="00945AA5" w:rsidRDefault="007C3FD1" w:rsidP="007C3FD1">
      <w:pPr>
        <w:spacing w:line="240" w:lineRule="auto"/>
        <w:rPr>
          <w:rFonts w:ascii="Times New Roman" w:eastAsia="Times New Roman" w:hAnsi="Times New Roman" w:cs="Times New Roman"/>
          <w:color w:val="000000" w:themeColor="text1"/>
          <w:sz w:val="24"/>
        </w:rPr>
      </w:pPr>
      <w:r w:rsidRPr="00945AA5">
        <w:rPr>
          <w:rFonts w:ascii="Times New Roman" w:eastAsia="Times New Roman" w:hAnsi="Times New Roman" w:cs="Times New Roman"/>
          <w:color w:val="000000" w:themeColor="text1"/>
          <w:sz w:val="24"/>
        </w:rPr>
        <w:t xml:space="preserve">Parmesan C, </w:t>
      </w:r>
      <w:proofErr w:type="spellStart"/>
      <w:r w:rsidRPr="00945AA5">
        <w:rPr>
          <w:rFonts w:ascii="Times New Roman" w:eastAsia="Times New Roman" w:hAnsi="Times New Roman" w:cs="Times New Roman"/>
          <w:color w:val="000000" w:themeColor="text1"/>
          <w:sz w:val="24"/>
        </w:rPr>
        <w:t>Ryrholm</w:t>
      </w:r>
      <w:proofErr w:type="spellEnd"/>
      <w:r w:rsidRPr="00945AA5">
        <w:rPr>
          <w:rFonts w:ascii="Times New Roman" w:eastAsia="Times New Roman" w:hAnsi="Times New Roman" w:cs="Times New Roman"/>
          <w:color w:val="000000" w:themeColor="text1"/>
          <w:sz w:val="24"/>
        </w:rPr>
        <w:t xml:space="preserve"> N, </w:t>
      </w:r>
      <w:proofErr w:type="spellStart"/>
      <w:r w:rsidRPr="00945AA5">
        <w:rPr>
          <w:rFonts w:ascii="Times New Roman" w:eastAsia="Times New Roman" w:hAnsi="Times New Roman" w:cs="Times New Roman"/>
          <w:color w:val="000000" w:themeColor="text1"/>
          <w:sz w:val="24"/>
        </w:rPr>
        <w:t>Stefanescu</w:t>
      </w:r>
      <w:proofErr w:type="spellEnd"/>
      <w:r w:rsidRPr="00945AA5">
        <w:rPr>
          <w:rFonts w:ascii="Times New Roman" w:eastAsia="Times New Roman" w:hAnsi="Times New Roman" w:cs="Times New Roman"/>
          <w:color w:val="000000" w:themeColor="text1"/>
          <w:sz w:val="24"/>
        </w:rPr>
        <w:t xml:space="preserve"> C et al. (1999) Poleward shifts in geographical ranges of butterfly species associated with regional warming. Nature 399:579-583. </w:t>
      </w:r>
      <w:proofErr w:type="spellStart"/>
      <w:r w:rsidRPr="00945AA5">
        <w:rPr>
          <w:rFonts w:ascii="Times New Roman" w:eastAsia="Times New Roman" w:hAnsi="Times New Roman" w:cs="Times New Roman"/>
          <w:color w:val="000000" w:themeColor="text1"/>
          <w:sz w:val="24"/>
        </w:rPr>
        <w:t>doi</w:t>
      </w:r>
      <w:proofErr w:type="spellEnd"/>
      <w:r w:rsidRPr="00945AA5">
        <w:rPr>
          <w:rFonts w:ascii="Times New Roman" w:eastAsia="Times New Roman" w:hAnsi="Times New Roman" w:cs="Times New Roman"/>
          <w:color w:val="000000" w:themeColor="text1"/>
          <w:sz w:val="24"/>
        </w:rPr>
        <w:t xml:space="preserve">: </w:t>
      </w:r>
      <w:r w:rsidRPr="00945AA5">
        <w:rPr>
          <w:rFonts w:ascii="Times New Roman" w:hAnsi="Times New Roman" w:cs="Times New Roman"/>
          <w:color w:val="000000" w:themeColor="text1"/>
          <w:sz w:val="24"/>
          <w:shd w:val="clear" w:color="auto" w:fill="FFFFFF"/>
        </w:rPr>
        <w:t>10.1038/21181</w:t>
      </w:r>
    </w:p>
    <w:p w14:paraId="5D7C3262" w14:textId="77777777" w:rsidR="007C3FD1" w:rsidRPr="00945AA5" w:rsidRDefault="007C3FD1" w:rsidP="007C3FD1">
      <w:pPr>
        <w:spacing w:line="240" w:lineRule="auto"/>
        <w:rPr>
          <w:rFonts w:ascii="Times New Roman" w:eastAsia="Times New Roman" w:hAnsi="Times New Roman" w:cs="Times New Roman"/>
          <w:color w:val="000000" w:themeColor="text1"/>
          <w:sz w:val="24"/>
        </w:rPr>
      </w:pPr>
      <w:r w:rsidRPr="00945AA5">
        <w:rPr>
          <w:rFonts w:ascii="Times New Roman" w:eastAsia="Times New Roman" w:hAnsi="Times New Roman" w:cs="Times New Roman"/>
          <w:color w:val="000000" w:themeColor="text1"/>
          <w:sz w:val="24"/>
        </w:rPr>
        <w:t xml:space="preserve">Parmesan C, </w:t>
      </w:r>
      <w:proofErr w:type="spellStart"/>
      <w:r w:rsidRPr="00945AA5">
        <w:rPr>
          <w:rFonts w:ascii="Times New Roman" w:eastAsia="Times New Roman" w:hAnsi="Times New Roman" w:cs="Times New Roman"/>
          <w:color w:val="000000" w:themeColor="text1"/>
          <w:sz w:val="24"/>
        </w:rPr>
        <w:t>Yohe</w:t>
      </w:r>
      <w:proofErr w:type="spellEnd"/>
      <w:r w:rsidRPr="00945AA5">
        <w:rPr>
          <w:rFonts w:ascii="Times New Roman" w:eastAsia="Times New Roman" w:hAnsi="Times New Roman" w:cs="Times New Roman"/>
          <w:color w:val="000000" w:themeColor="text1"/>
          <w:sz w:val="24"/>
        </w:rPr>
        <w:t xml:space="preserve"> G (2003) A globally coherent fingerprint of climate change impacts across natural systems. Nature 421:37-42.</w:t>
      </w:r>
    </w:p>
    <w:p w14:paraId="00A5C38E" w14:textId="77777777" w:rsidR="007C3FD1" w:rsidRPr="00945AA5" w:rsidRDefault="007C3FD1" w:rsidP="007C3FD1">
      <w:pPr>
        <w:spacing w:line="240" w:lineRule="auto"/>
        <w:rPr>
          <w:rFonts w:ascii="Times New Roman" w:eastAsia="Times New Roman" w:hAnsi="Times New Roman" w:cs="Times New Roman"/>
          <w:color w:val="000000" w:themeColor="text1"/>
          <w:sz w:val="24"/>
        </w:rPr>
      </w:pPr>
      <w:r w:rsidRPr="00945AA5">
        <w:rPr>
          <w:rFonts w:ascii="Times New Roman" w:eastAsia="Times New Roman" w:hAnsi="Times New Roman" w:cs="Times New Roman"/>
          <w:color w:val="000000" w:themeColor="text1"/>
          <w:sz w:val="24"/>
        </w:rPr>
        <w:t xml:space="preserve">Peterson MA, </w:t>
      </w:r>
      <w:proofErr w:type="spellStart"/>
      <w:r w:rsidRPr="00945AA5">
        <w:rPr>
          <w:rFonts w:ascii="Times New Roman" w:eastAsia="Times New Roman" w:hAnsi="Times New Roman" w:cs="Times New Roman"/>
          <w:color w:val="000000" w:themeColor="text1"/>
          <w:sz w:val="24"/>
        </w:rPr>
        <w:t>Denno</w:t>
      </w:r>
      <w:proofErr w:type="spellEnd"/>
      <w:r w:rsidRPr="00945AA5">
        <w:rPr>
          <w:rFonts w:ascii="Times New Roman" w:eastAsia="Times New Roman" w:hAnsi="Times New Roman" w:cs="Times New Roman"/>
          <w:color w:val="000000" w:themeColor="text1"/>
          <w:sz w:val="24"/>
        </w:rPr>
        <w:t xml:space="preserve"> RF (1998) The influence of dispersal and diet breadth on patterns of genetic isolation by distance in phytophagous insects. Am Nat</w:t>
      </w:r>
      <w:r>
        <w:rPr>
          <w:rFonts w:ascii="Times New Roman" w:eastAsia="Times New Roman" w:hAnsi="Times New Roman" w:cs="Times New Roman"/>
          <w:color w:val="000000" w:themeColor="text1"/>
          <w:sz w:val="24"/>
        </w:rPr>
        <w:t xml:space="preserve"> 152:428–</w:t>
      </w:r>
      <w:r w:rsidRPr="00945AA5">
        <w:rPr>
          <w:rFonts w:ascii="Times New Roman" w:eastAsia="Times New Roman" w:hAnsi="Times New Roman" w:cs="Times New Roman"/>
          <w:color w:val="000000" w:themeColor="text1"/>
          <w:sz w:val="24"/>
        </w:rPr>
        <w:t xml:space="preserve">446. </w:t>
      </w:r>
      <w:hyperlink r:id="rId16" w:history="1">
        <w:proofErr w:type="spellStart"/>
        <w:r w:rsidRPr="00945AA5">
          <w:rPr>
            <w:rStyle w:val="Hyperlink"/>
            <w:rFonts w:ascii="Times New Roman" w:hAnsi="Times New Roman" w:cs="Times New Roman"/>
            <w:color w:val="000000" w:themeColor="text1"/>
            <w:sz w:val="24"/>
            <w:shd w:val="clear" w:color="auto" w:fill="FFFFFF"/>
          </w:rPr>
          <w:t>doi</w:t>
        </w:r>
        <w:proofErr w:type="spellEnd"/>
        <w:r w:rsidRPr="00945AA5">
          <w:rPr>
            <w:rStyle w:val="Hyperlink"/>
            <w:rFonts w:ascii="Times New Roman" w:hAnsi="Times New Roman" w:cs="Times New Roman"/>
            <w:color w:val="000000" w:themeColor="text1"/>
            <w:sz w:val="24"/>
            <w:shd w:val="clear" w:color="auto" w:fill="FFFFFF"/>
          </w:rPr>
          <w:t>: 10.1086/286180</w:t>
        </w:r>
      </w:hyperlink>
    </w:p>
    <w:p w14:paraId="724BCBEA" w14:textId="77777777" w:rsidR="007C3FD1" w:rsidRPr="00945AA5" w:rsidRDefault="007C3FD1" w:rsidP="007C3FD1">
      <w:pPr>
        <w:spacing w:line="240" w:lineRule="auto"/>
        <w:rPr>
          <w:rFonts w:ascii="Times New Roman" w:eastAsia="Times New Roman" w:hAnsi="Times New Roman" w:cs="Times New Roman"/>
          <w:color w:val="000000" w:themeColor="text1"/>
          <w:sz w:val="24"/>
        </w:rPr>
      </w:pPr>
      <w:r w:rsidRPr="00945AA5">
        <w:rPr>
          <w:rFonts w:ascii="Times New Roman" w:eastAsia="Times New Roman" w:hAnsi="Times New Roman" w:cs="Times New Roman"/>
          <w:color w:val="000000" w:themeColor="text1"/>
          <w:sz w:val="24"/>
        </w:rPr>
        <w:t xml:space="preserve">Pinheiro J, Bates D, </w:t>
      </w:r>
      <w:proofErr w:type="spellStart"/>
      <w:r w:rsidRPr="00945AA5">
        <w:rPr>
          <w:rFonts w:ascii="Times New Roman" w:eastAsia="Times New Roman" w:hAnsi="Times New Roman" w:cs="Times New Roman"/>
          <w:color w:val="000000" w:themeColor="text1"/>
          <w:sz w:val="24"/>
        </w:rPr>
        <w:t>DebRoy</w:t>
      </w:r>
      <w:proofErr w:type="spellEnd"/>
      <w:r w:rsidRPr="00945AA5">
        <w:rPr>
          <w:rFonts w:ascii="Times New Roman" w:eastAsia="Times New Roman" w:hAnsi="Times New Roman" w:cs="Times New Roman"/>
          <w:color w:val="000000" w:themeColor="text1"/>
          <w:sz w:val="24"/>
        </w:rPr>
        <w:t xml:space="preserve"> S, Sarkar D and R Core Team (2015)</w:t>
      </w:r>
      <w:r>
        <w:rPr>
          <w:rFonts w:ascii="Times New Roman" w:eastAsia="Times New Roman" w:hAnsi="Times New Roman" w:cs="Times New Roman"/>
          <w:color w:val="000000" w:themeColor="text1"/>
          <w:sz w:val="24"/>
        </w:rPr>
        <w:t>. _</w:t>
      </w:r>
      <w:proofErr w:type="spellStart"/>
      <w:r>
        <w:rPr>
          <w:rFonts w:ascii="Times New Roman" w:eastAsia="Times New Roman" w:hAnsi="Times New Roman" w:cs="Times New Roman"/>
          <w:color w:val="000000" w:themeColor="text1"/>
          <w:sz w:val="24"/>
        </w:rPr>
        <w:t>nlme</w:t>
      </w:r>
      <w:proofErr w:type="spellEnd"/>
      <w:r>
        <w:rPr>
          <w:rFonts w:ascii="Times New Roman" w:eastAsia="Times New Roman" w:hAnsi="Times New Roman" w:cs="Times New Roman"/>
          <w:color w:val="000000" w:themeColor="text1"/>
          <w:sz w:val="24"/>
        </w:rPr>
        <w:t xml:space="preserve">: Linear and Nonlinear </w:t>
      </w:r>
      <w:r w:rsidRPr="00945AA5">
        <w:rPr>
          <w:rFonts w:ascii="Times New Roman" w:eastAsia="Times New Roman" w:hAnsi="Times New Roman" w:cs="Times New Roman"/>
          <w:color w:val="000000" w:themeColor="text1"/>
          <w:sz w:val="24"/>
        </w:rPr>
        <w:t>Mixed Effects Models_. R package version 3.1-122, &lt;</w:t>
      </w:r>
      <w:proofErr w:type="gramStart"/>
      <w:r w:rsidRPr="00945AA5">
        <w:rPr>
          <w:rFonts w:ascii="Times New Roman" w:eastAsia="Times New Roman" w:hAnsi="Times New Roman" w:cs="Times New Roman"/>
          <w:color w:val="000000" w:themeColor="text1"/>
          <w:sz w:val="24"/>
        </w:rPr>
        <w:t>URL:http://CRAN.R.project.org/package=nlme</w:t>
      </w:r>
      <w:proofErr w:type="gramEnd"/>
      <w:r w:rsidRPr="00945AA5">
        <w:rPr>
          <w:rFonts w:ascii="Times New Roman" w:eastAsia="Times New Roman" w:hAnsi="Times New Roman" w:cs="Times New Roman"/>
          <w:color w:val="000000" w:themeColor="text1"/>
          <w:sz w:val="24"/>
        </w:rPr>
        <w:t>&gt;.</w:t>
      </w:r>
    </w:p>
    <w:p w14:paraId="60DACC17" w14:textId="77777777" w:rsidR="007C3FD1" w:rsidRPr="00945AA5" w:rsidRDefault="007C3FD1" w:rsidP="007C3FD1">
      <w:pPr>
        <w:rPr>
          <w:rFonts w:ascii="Times New Roman" w:eastAsia="Times New Roman" w:hAnsi="Times New Roman" w:cs="Times New Roman"/>
          <w:color w:val="000000" w:themeColor="text1"/>
          <w:sz w:val="24"/>
        </w:rPr>
      </w:pPr>
      <w:r w:rsidRPr="00945AA5">
        <w:rPr>
          <w:rFonts w:ascii="Times New Roman" w:eastAsia="Times New Roman" w:hAnsi="Times New Roman" w:cs="Times New Roman"/>
          <w:color w:val="000000" w:themeColor="text1"/>
          <w:sz w:val="24"/>
        </w:rPr>
        <w:t xml:space="preserve">Pollard E, Van </w:t>
      </w:r>
      <w:proofErr w:type="spellStart"/>
      <w:r w:rsidRPr="00945AA5">
        <w:rPr>
          <w:rFonts w:ascii="Times New Roman" w:eastAsia="Times New Roman" w:hAnsi="Times New Roman" w:cs="Times New Roman"/>
          <w:color w:val="000000" w:themeColor="text1"/>
          <w:sz w:val="24"/>
        </w:rPr>
        <w:t>Swaay</w:t>
      </w:r>
      <w:proofErr w:type="spellEnd"/>
      <w:r w:rsidRPr="00945AA5">
        <w:rPr>
          <w:rFonts w:ascii="Times New Roman" w:eastAsia="Times New Roman" w:hAnsi="Times New Roman" w:cs="Times New Roman"/>
          <w:color w:val="000000" w:themeColor="text1"/>
          <w:sz w:val="24"/>
        </w:rPr>
        <w:t xml:space="preserve"> CAM, Yates TJ (1993) Changes in butterfly numbers in Britain and The Netherlands, 1990–91. </w:t>
      </w:r>
      <w:proofErr w:type="spellStart"/>
      <w:r w:rsidRPr="00945AA5">
        <w:rPr>
          <w:rFonts w:ascii="Times New Roman" w:eastAsia="Times New Roman" w:hAnsi="Times New Roman" w:cs="Times New Roman"/>
          <w:color w:val="000000" w:themeColor="text1"/>
          <w:sz w:val="24"/>
        </w:rPr>
        <w:t>Ecol</w:t>
      </w:r>
      <w:proofErr w:type="spellEnd"/>
      <w:r w:rsidRPr="00945AA5">
        <w:rPr>
          <w:rFonts w:ascii="Times New Roman" w:eastAsia="Times New Roman" w:hAnsi="Times New Roman" w:cs="Times New Roman"/>
          <w:color w:val="000000" w:themeColor="text1"/>
          <w:sz w:val="24"/>
        </w:rPr>
        <w:t xml:space="preserve"> </w:t>
      </w:r>
      <w:proofErr w:type="spellStart"/>
      <w:r w:rsidRPr="00945AA5">
        <w:rPr>
          <w:rFonts w:ascii="Times New Roman" w:eastAsia="Times New Roman" w:hAnsi="Times New Roman" w:cs="Times New Roman"/>
          <w:color w:val="000000" w:themeColor="text1"/>
          <w:sz w:val="24"/>
        </w:rPr>
        <w:t>Entomol</w:t>
      </w:r>
      <w:proofErr w:type="spellEnd"/>
      <w:r w:rsidRPr="00945AA5">
        <w:rPr>
          <w:rFonts w:ascii="Times New Roman" w:eastAsia="Times New Roman" w:hAnsi="Times New Roman" w:cs="Times New Roman"/>
          <w:color w:val="000000" w:themeColor="text1"/>
          <w:sz w:val="24"/>
        </w:rPr>
        <w:t xml:space="preserve"> 18:93–94. </w:t>
      </w:r>
      <w:proofErr w:type="spellStart"/>
      <w:r w:rsidRPr="00945AA5">
        <w:rPr>
          <w:rStyle w:val="article-headermeta-info-label"/>
          <w:rFonts w:ascii="Times New Roman" w:hAnsi="Times New Roman" w:cs="Times New Roman"/>
          <w:bCs/>
          <w:color w:val="000000" w:themeColor="text1"/>
          <w:sz w:val="24"/>
          <w:bdr w:val="none" w:sz="0" w:space="0" w:color="auto" w:frame="1"/>
          <w:shd w:val="clear" w:color="auto" w:fill="FFFFFF"/>
        </w:rPr>
        <w:t>doi</w:t>
      </w:r>
      <w:proofErr w:type="spellEnd"/>
      <w:r w:rsidRPr="00945AA5">
        <w:rPr>
          <w:rStyle w:val="article-headermeta-info-label"/>
          <w:rFonts w:ascii="Times New Roman" w:hAnsi="Times New Roman" w:cs="Times New Roman"/>
          <w:bCs/>
          <w:color w:val="000000" w:themeColor="text1"/>
          <w:sz w:val="24"/>
          <w:bdr w:val="none" w:sz="0" w:space="0" w:color="auto" w:frame="1"/>
          <w:shd w:val="clear" w:color="auto" w:fill="FFFFFF"/>
        </w:rPr>
        <w:t>: </w:t>
      </w:r>
      <w:r w:rsidRPr="00945AA5">
        <w:rPr>
          <w:rStyle w:val="article-headermeta-info-data"/>
          <w:rFonts w:ascii="Times New Roman" w:hAnsi="Times New Roman" w:cs="Times New Roman"/>
          <w:color w:val="000000" w:themeColor="text1"/>
          <w:sz w:val="24"/>
          <w:bdr w:val="none" w:sz="0" w:space="0" w:color="auto" w:frame="1"/>
          <w:shd w:val="clear" w:color="auto" w:fill="FFFFFF"/>
        </w:rPr>
        <w:t>10.1111/j.1365-</w:t>
      </w:r>
      <w:proofErr w:type="gramStart"/>
      <w:r w:rsidRPr="00945AA5">
        <w:rPr>
          <w:rStyle w:val="article-headermeta-info-data"/>
          <w:rFonts w:ascii="Times New Roman" w:hAnsi="Times New Roman" w:cs="Times New Roman"/>
          <w:color w:val="000000" w:themeColor="text1"/>
          <w:sz w:val="24"/>
          <w:bdr w:val="none" w:sz="0" w:space="0" w:color="auto" w:frame="1"/>
          <w:shd w:val="clear" w:color="auto" w:fill="FFFFFF"/>
        </w:rPr>
        <w:t>2311.1993.tb</w:t>
      </w:r>
      <w:proofErr w:type="gramEnd"/>
      <w:r w:rsidRPr="00945AA5">
        <w:rPr>
          <w:rStyle w:val="article-headermeta-info-data"/>
          <w:rFonts w:ascii="Times New Roman" w:hAnsi="Times New Roman" w:cs="Times New Roman"/>
          <w:color w:val="000000" w:themeColor="text1"/>
          <w:sz w:val="24"/>
          <w:bdr w:val="none" w:sz="0" w:space="0" w:color="auto" w:frame="1"/>
          <w:shd w:val="clear" w:color="auto" w:fill="FFFFFF"/>
        </w:rPr>
        <w:t>01086.x</w:t>
      </w:r>
    </w:p>
    <w:p w14:paraId="44D46BF1" w14:textId="77777777" w:rsidR="007C3FD1" w:rsidRPr="00945AA5" w:rsidRDefault="007C3FD1" w:rsidP="007C3FD1">
      <w:pPr>
        <w:pStyle w:val="Heading1"/>
        <w:shd w:val="clear" w:color="auto" w:fill="FFFFFF"/>
        <w:spacing w:before="0" w:beforeAutospacing="0" w:after="0" w:afterAutospacing="0"/>
        <w:textAlignment w:val="baseline"/>
        <w:rPr>
          <w:b w:val="0"/>
          <w:bCs w:val="0"/>
          <w:color w:val="000000" w:themeColor="text1"/>
          <w:kern w:val="0"/>
          <w:sz w:val="24"/>
          <w:szCs w:val="22"/>
        </w:rPr>
      </w:pPr>
      <w:proofErr w:type="spellStart"/>
      <w:r w:rsidRPr="00945AA5">
        <w:rPr>
          <w:b w:val="0"/>
          <w:bCs w:val="0"/>
          <w:color w:val="000000" w:themeColor="text1"/>
          <w:kern w:val="0"/>
          <w:sz w:val="24"/>
          <w:szCs w:val="22"/>
        </w:rPr>
        <w:t>Portmann</w:t>
      </w:r>
      <w:proofErr w:type="spellEnd"/>
      <w:r w:rsidRPr="00945AA5">
        <w:rPr>
          <w:b w:val="0"/>
          <w:bCs w:val="0"/>
          <w:color w:val="000000" w:themeColor="text1"/>
          <w:kern w:val="0"/>
          <w:sz w:val="24"/>
          <w:szCs w:val="22"/>
        </w:rPr>
        <w:t xml:space="preserve"> RW, Solomon S, </w:t>
      </w:r>
      <w:proofErr w:type="spellStart"/>
      <w:r w:rsidRPr="00945AA5">
        <w:rPr>
          <w:b w:val="0"/>
          <w:bCs w:val="0"/>
          <w:color w:val="000000" w:themeColor="text1"/>
          <w:kern w:val="0"/>
          <w:sz w:val="24"/>
          <w:szCs w:val="22"/>
        </w:rPr>
        <w:t>Hegerl</w:t>
      </w:r>
      <w:proofErr w:type="spellEnd"/>
      <w:r w:rsidRPr="00945AA5">
        <w:rPr>
          <w:b w:val="0"/>
          <w:bCs w:val="0"/>
          <w:color w:val="000000" w:themeColor="text1"/>
          <w:kern w:val="0"/>
          <w:sz w:val="24"/>
          <w:szCs w:val="22"/>
        </w:rPr>
        <w:t xml:space="preserve"> GC (2009) Spatial and seasonal patterns in climate change, temperatures, and precipitation across the United States. P Natl </w:t>
      </w:r>
      <w:proofErr w:type="spellStart"/>
      <w:r w:rsidRPr="00945AA5">
        <w:rPr>
          <w:b w:val="0"/>
          <w:bCs w:val="0"/>
          <w:color w:val="000000" w:themeColor="text1"/>
          <w:kern w:val="0"/>
          <w:sz w:val="24"/>
          <w:szCs w:val="22"/>
        </w:rPr>
        <w:t>Acad</w:t>
      </w:r>
      <w:proofErr w:type="spellEnd"/>
      <w:r w:rsidRPr="00945AA5">
        <w:rPr>
          <w:b w:val="0"/>
          <w:bCs w:val="0"/>
          <w:color w:val="000000" w:themeColor="text1"/>
          <w:kern w:val="0"/>
          <w:sz w:val="24"/>
          <w:szCs w:val="22"/>
        </w:rPr>
        <w:t xml:space="preserve"> </w:t>
      </w:r>
      <w:proofErr w:type="spellStart"/>
      <w:r w:rsidRPr="00945AA5">
        <w:rPr>
          <w:b w:val="0"/>
          <w:bCs w:val="0"/>
          <w:color w:val="000000" w:themeColor="text1"/>
          <w:kern w:val="0"/>
          <w:sz w:val="24"/>
          <w:szCs w:val="22"/>
        </w:rPr>
        <w:t>Aci</w:t>
      </w:r>
      <w:proofErr w:type="spellEnd"/>
      <w:r w:rsidRPr="00945AA5">
        <w:rPr>
          <w:b w:val="0"/>
          <w:bCs w:val="0"/>
          <w:color w:val="000000" w:themeColor="text1"/>
          <w:kern w:val="0"/>
          <w:sz w:val="24"/>
          <w:szCs w:val="22"/>
        </w:rPr>
        <w:t xml:space="preserve"> USA 106: 7324–7329. </w:t>
      </w:r>
      <w:proofErr w:type="spellStart"/>
      <w:r w:rsidRPr="00945AA5">
        <w:rPr>
          <w:b w:val="0"/>
          <w:color w:val="000000" w:themeColor="text1"/>
          <w:sz w:val="24"/>
          <w:szCs w:val="22"/>
          <w:shd w:val="clear" w:color="auto" w:fill="FFFFFF"/>
        </w:rPr>
        <w:t>doi</w:t>
      </w:r>
      <w:proofErr w:type="spellEnd"/>
      <w:r w:rsidRPr="00945AA5">
        <w:rPr>
          <w:b w:val="0"/>
          <w:color w:val="000000" w:themeColor="text1"/>
          <w:sz w:val="24"/>
          <w:szCs w:val="22"/>
          <w:shd w:val="clear" w:color="auto" w:fill="FFFFFF"/>
        </w:rPr>
        <w:t>: 10.1073/pnas.0808533106</w:t>
      </w:r>
    </w:p>
    <w:p w14:paraId="243DD15F" w14:textId="77777777" w:rsidR="007C3FD1" w:rsidRPr="00945AA5" w:rsidRDefault="007C3FD1" w:rsidP="007C3FD1">
      <w:pPr>
        <w:pStyle w:val="Heading1"/>
        <w:shd w:val="clear" w:color="auto" w:fill="FFFFFF"/>
        <w:spacing w:before="0" w:beforeAutospacing="0" w:after="0" w:afterAutospacing="0"/>
        <w:textAlignment w:val="baseline"/>
        <w:rPr>
          <w:b w:val="0"/>
          <w:bCs w:val="0"/>
          <w:color w:val="000000" w:themeColor="text1"/>
          <w:kern w:val="0"/>
          <w:sz w:val="24"/>
          <w:szCs w:val="22"/>
        </w:rPr>
      </w:pPr>
    </w:p>
    <w:p w14:paraId="7295F4A9" w14:textId="77777777" w:rsidR="007C3FD1" w:rsidRPr="00945AA5" w:rsidRDefault="007C3FD1" w:rsidP="007C3FD1">
      <w:pPr>
        <w:spacing w:line="240" w:lineRule="auto"/>
        <w:rPr>
          <w:rFonts w:ascii="Times New Roman" w:eastAsia="Times New Roman" w:hAnsi="Times New Roman" w:cs="Times New Roman"/>
          <w:color w:val="000000" w:themeColor="text1"/>
          <w:sz w:val="24"/>
        </w:rPr>
      </w:pPr>
      <w:r w:rsidRPr="00945AA5">
        <w:rPr>
          <w:rFonts w:ascii="Times New Roman" w:eastAsia="Times New Roman" w:hAnsi="Times New Roman" w:cs="Times New Roman"/>
          <w:color w:val="000000" w:themeColor="text1"/>
          <w:sz w:val="24"/>
        </w:rPr>
        <w:t>PRISM Climate Group, Oregon State University, http://prism.oregonstate.edu, created 4 Feb 2004.</w:t>
      </w:r>
    </w:p>
    <w:p w14:paraId="7DD7FEB6" w14:textId="77777777" w:rsidR="007C3FD1" w:rsidRPr="00945AA5" w:rsidRDefault="007C3FD1" w:rsidP="007C3FD1">
      <w:pPr>
        <w:pStyle w:val="HTMLPreformatted"/>
        <w:shd w:val="clear" w:color="auto" w:fill="FFFFFF"/>
        <w:wordWrap w:val="0"/>
        <w:spacing w:line="225" w:lineRule="atLeast"/>
        <w:rPr>
          <w:rFonts w:ascii="Times New Roman" w:hAnsi="Times New Roman" w:cs="Times New Roman"/>
          <w:color w:val="000000" w:themeColor="text1"/>
          <w:sz w:val="24"/>
          <w:szCs w:val="22"/>
        </w:rPr>
      </w:pPr>
      <w:r w:rsidRPr="00945AA5">
        <w:rPr>
          <w:rFonts w:ascii="Times New Roman" w:hAnsi="Times New Roman" w:cs="Times New Roman"/>
          <w:color w:val="000000" w:themeColor="text1"/>
          <w:sz w:val="24"/>
          <w:szCs w:val="22"/>
        </w:rPr>
        <w:t>R Core Team (2015). R: A language and environment for statistical computing. R Foundation for</w:t>
      </w:r>
    </w:p>
    <w:p w14:paraId="62538E1E" w14:textId="77777777" w:rsidR="007C3FD1" w:rsidRPr="00945AA5" w:rsidRDefault="007C3FD1" w:rsidP="007C3FD1">
      <w:pPr>
        <w:pStyle w:val="HTMLPreformatted"/>
        <w:shd w:val="clear" w:color="auto" w:fill="FFFFFF"/>
        <w:wordWrap w:val="0"/>
        <w:spacing w:line="225" w:lineRule="atLeast"/>
        <w:rPr>
          <w:rFonts w:ascii="Times New Roman" w:hAnsi="Times New Roman" w:cs="Times New Roman"/>
          <w:color w:val="000000" w:themeColor="text1"/>
          <w:sz w:val="24"/>
          <w:szCs w:val="22"/>
        </w:rPr>
      </w:pPr>
      <w:r w:rsidRPr="00945AA5">
        <w:rPr>
          <w:rFonts w:ascii="Times New Roman" w:hAnsi="Times New Roman" w:cs="Times New Roman"/>
          <w:color w:val="000000" w:themeColor="text1"/>
          <w:sz w:val="24"/>
          <w:szCs w:val="22"/>
        </w:rPr>
        <w:t xml:space="preserve">Statistical Computing, Vienna, Austria. URL </w:t>
      </w:r>
      <w:hyperlink r:id="rId17" w:history="1">
        <w:r w:rsidRPr="00945AA5">
          <w:rPr>
            <w:rStyle w:val="Hyperlink"/>
            <w:rFonts w:ascii="Times New Roman" w:hAnsi="Times New Roman" w:cs="Times New Roman"/>
            <w:color w:val="000000" w:themeColor="text1"/>
            <w:sz w:val="24"/>
            <w:szCs w:val="22"/>
          </w:rPr>
          <w:t>https://www.R-project.org/</w:t>
        </w:r>
      </w:hyperlink>
      <w:r w:rsidRPr="00945AA5">
        <w:rPr>
          <w:rFonts w:ascii="Times New Roman" w:hAnsi="Times New Roman" w:cs="Times New Roman"/>
          <w:color w:val="000000" w:themeColor="text1"/>
          <w:sz w:val="24"/>
          <w:szCs w:val="22"/>
        </w:rPr>
        <w:t>.</w:t>
      </w:r>
    </w:p>
    <w:p w14:paraId="3A7FF46F" w14:textId="77777777" w:rsidR="007C3FD1" w:rsidRPr="00945AA5" w:rsidRDefault="007C3FD1" w:rsidP="007C3FD1">
      <w:pPr>
        <w:pStyle w:val="HTMLPreformatted"/>
        <w:shd w:val="clear" w:color="auto" w:fill="FFFFFF"/>
        <w:wordWrap w:val="0"/>
        <w:spacing w:line="225" w:lineRule="atLeast"/>
        <w:rPr>
          <w:rFonts w:ascii="Times New Roman" w:hAnsi="Times New Roman" w:cs="Times New Roman"/>
          <w:color w:val="000000" w:themeColor="text1"/>
          <w:sz w:val="24"/>
          <w:szCs w:val="22"/>
        </w:rPr>
      </w:pPr>
    </w:p>
    <w:p w14:paraId="59D11081" w14:textId="77777777" w:rsidR="007C3FD1" w:rsidRPr="00945AA5" w:rsidRDefault="007C3FD1" w:rsidP="007C3FD1">
      <w:pPr>
        <w:rPr>
          <w:rFonts w:ascii="Times New Roman" w:eastAsia="Times New Roman" w:hAnsi="Times New Roman" w:cs="Times New Roman"/>
          <w:color w:val="000000" w:themeColor="text1"/>
          <w:sz w:val="24"/>
        </w:rPr>
      </w:pPr>
      <w:r w:rsidRPr="00945AA5">
        <w:rPr>
          <w:rFonts w:ascii="Times New Roman" w:eastAsia="Times New Roman" w:hAnsi="Times New Roman" w:cs="Times New Roman"/>
          <w:color w:val="000000" w:themeColor="text1"/>
          <w:sz w:val="24"/>
        </w:rPr>
        <w:t xml:space="preserve">Roy DB, </w:t>
      </w:r>
      <w:proofErr w:type="spellStart"/>
      <w:r w:rsidRPr="00945AA5">
        <w:rPr>
          <w:rFonts w:ascii="Times New Roman" w:eastAsia="Times New Roman" w:hAnsi="Times New Roman" w:cs="Times New Roman"/>
          <w:color w:val="000000" w:themeColor="text1"/>
          <w:sz w:val="24"/>
        </w:rPr>
        <w:t>Rothery</w:t>
      </w:r>
      <w:proofErr w:type="spellEnd"/>
      <w:r w:rsidRPr="00945AA5">
        <w:rPr>
          <w:rFonts w:ascii="Times New Roman" w:eastAsia="Times New Roman" w:hAnsi="Times New Roman" w:cs="Times New Roman"/>
          <w:color w:val="000000" w:themeColor="text1"/>
          <w:sz w:val="24"/>
        </w:rPr>
        <w:t xml:space="preserve"> P, Moss D, Pollard E, Thomas JA (2001) Butterfly numbers and weather: predicting historical trends in abundance and the future effects of climate change. J </w:t>
      </w:r>
      <w:proofErr w:type="spellStart"/>
      <w:r w:rsidRPr="00945AA5">
        <w:rPr>
          <w:rFonts w:ascii="Times New Roman" w:eastAsia="Times New Roman" w:hAnsi="Times New Roman" w:cs="Times New Roman"/>
          <w:color w:val="000000" w:themeColor="text1"/>
          <w:sz w:val="24"/>
        </w:rPr>
        <w:t>Anim</w:t>
      </w:r>
      <w:proofErr w:type="spellEnd"/>
      <w:r w:rsidRPr="00945AA5">
        <w:rPr>
          <w:rFonts w:ascii="Times New Roman" w:eastAsia="Times New Roman" w:hAnsi="Times New Roman" w:cs="Times New Roman"/>
          <w:color w:val="000000" w:themeColor="text1"/>
          <w:sz w:val="24"/>
        </w:rPr>
        <w:t xml:space="preserve"> </w:t>
      </w:r>
      <w:proofErr w:type="spellStart"/>
      <w:r w:rsidRPr="00945AA5">
        <w:rPr>
          <w:rFonts w:ascii="Times New Roman" w:eastAsia="Times New Roman" w:hAnsi="Times New Roman" w:cs="Times New Roman"/>
          <w:color w:val="000000" w:themeColor="text1"/>
          <w:sz w:val="24"/>
        </w:rPr>
        <w:t>Ecol</w:t>
      </w:r>
      <w:proofErr w:type="spellEnd"/>
      <w:r w:rsidRPr="00945AA5">
        <w:rPr>
          <w:rFonts w:ascii="Times New Roman" w:eastAsia="Times New Roman" w:hAnsi="Times New Roman" w:cs="Times New Roman"/>
          <w:color w:val="000000" w:themeColor="text1"/>
          <w:sz w:val="24"/>
        </w:rPr>
        <w:t xml:space="preserve"> 70:201–217. </w:t>
      </w:r>
      <w:proofErr w:type="spellStart"/>
      <w:r w:rsidRPr="00945AA5">
        <w:rPr>
          <w:rFonts w:ascii="Times New Roman" w:eastAsia="Times New Roman" w:hAnsi="Times New Roman" w:cs="Times New Roman"/>
          <w:color w:val="000000" w:themeColor="text1"/>
          <w:sz w:val="24"/>
        </w:rPr>
        <w:t>doi</w:t>
      </w:r>
      <w:proofErr w:type="spellEnd"/>
      <w:r w:rsidRPr="00945AA5">
        <w:rPr>
          <w:rStyle w:val="article-headermeta-info-label"/>
          <w:rFonts w:ascii="Times New Roman" w:hAnsi="Times New Roman" w:cs="Times New Roman"/>
          <w:bCs/>
          <w:color w:val="000000" w:themeColor="text1"/>
          <w:sz w:val="24"/>
          <w:bdr w:val="none" w:sz="0" w:space="0" w:color="auto" w:frame="1"/>
          <w:shd w:val="clear" w:color="auto" w:fill="FFFFFF"/>
        </w:rPr>
        <w:t>: </w:t>
      </w:r>
      <w:r w:rsidRPr="00945AA5">
        <w:rPr>
          <w:rStyle w:val="article-headermeta-info-data"/>
          <w:rFonts w:ascii="Times New Roman" w:hAnsi="Times New Roman" w:cs="Times New Roman"/>
          <w:color w:val="000000" w:themeColor="text1"/>
          <w:sz w:val="24"/>
          <w:bdr w:val="none" w:sz="0" w:space="0" w:color="auto" w:frame="1"/>
          <w:shd w:val="clear" w:color="auto" w:fill="FFFFFF"/>
        </w:rPr>
        <w:t>10.1111/j.1365-2656.</w:t>
      </w:r>
      <w:proofErr w:type="gramStart"/>
      <w:r w:rsidRPr="00945AA5">
        <w:rPr>
          <w:rStyle w:val="article-headermeta-info-data"/>
          <w:rFonts w:ascii="Times New Roman" w:hAnsi="Times New Roman" w:cs="Times New Roman"/>
          <w:color w:val="000000" w:themeColor="text1"/>
          <w:sz w:val="24"/>
          <w:bdr w:val="none" w:sz="0" w:space="0" w:color="auto" w:frame="1"/>
          <w:shd w:val="clear" w:color="auto" w:fill="FFFFFF"/>
        </w:rPr>
        <w:t>2001.00480.x</w:t>
      </w:r>
      <w:proofErr w:type="gramEnd"/>
    </w:p>
    <w:p w14:paraId="4472F7F5" w14:textId="77777777" w:rsidR="007C3FD1" w:rsidRPr="00945AA5" w:rsidRDefault="007C3FD1" w:rsidP="007C3FD1">
      <w:pPr>
        <w:rPr>
          <w:rFonts w:ascii="Times New Roman" w:eastAsia="Times New Roman" w:hAnsi="Times New Roman" w:cs="Times New Roman"/>
          <w:color w:val="000000" w:themeColor="text1"/>
          <w:sz w:val="24"/>
        </w:rPr>
      </w:pPr>
      <w:r w:rsidRPr="00945AA5">
        <w:rPr>
          <w:rFonts w:ascii="Times New Roman" w:eastAsia="Times New Roman" w:hAnsi="Times New Roman" w:cs="Times New Roman"/>
          <w:color w:val="000000" w:themeColor="text1"/>
          <w:sz w:val="24"/>
        </w:rPr>
        <w:t xml:space="preserve">Roy DB, Sparks TH (2000) Phenology of British butterflies and climate change. Glob Change Biol 6:407–416. </w:t>
      </w:r>
      <w:proofErr w:type="spellStart"/>
      <w:r w:rsidRPr="00945AA5">
        <w:rPr>
          <w:rFonts w:ascii="Times New Roman" w:eastAsia="Times New Roman" w:hAnsi="Times New Roman" w:cs="Times New Roman"/>
          <w:color w:val="000000" w:themeColor="text1"/>
          <w:sz w:val="24"/>
        </w:rPr>
        <w:t>doi</w:t>
      </w:r>
      <w:proofErr w:type="spellEnd"/>
      <w:r w:rsidRPr="00945AA5">
        <w:rPr>
          <w:rStyle w:val="article-headermeta-info-label"/>
          <w:rFonts w:ascii="Times New Roman" w:hAnsi="Times New Roman" w:cs="Times New Roman"/>
          <w:bCs/>
          <w:color w:val="000000" w:themeColor="text1"/>
          <w:sz w:val="24"/>
          <w:bdr w:val="none" w:sz="0" w:space="0" w:color="auto" w:frame="1"/>
          <w:shd w:val="clear" w:color="auto" w:fill="FFFFFF"/>
        </w:rPr>
        <w:t>: </w:t>
      </w:r>
      <w:r w:rsidRPr="00945AA5">
        <w:rPr>
          <w:rStyle w:val="article-headermeta-info-data"/>
          <w:rFonts w:ascii="Times New Roman" w:hAnsi="Times New Roman" w:cs="Times New Roman"/>
          <w:color w:val="000000" w:themeColor="text1"/>
          <w:sz w:val="24"/>
          <w:bdr w:val="none" w:sz="0" w:space="0" w:color="auto" w:frame="1"/>
          <w:shd w:val="clear" w:color="auto" w:fill="FFFFFF"/>
        </w:rPr>
        <w:t>10.1046/j.1365-2486.</w:t>
      </w:r>
      <w:proofErr w:type="gramStart"/>
      <w:r w:rsidRPr="00945AA5">
        <w:rPr>
          <w:rStyle w:val="article-headermeta-info-data"/>
          <w:rFonts w:ascii="Times New Roman" w:hAnsi="Times New Roman" w:cs="Times New Roman"/>
          <w:color w:val="000000" w:themeColor="text1"/>
          <w:sz w:val="24"/>
          <w:bdr w:val="none" w:sz="0" w:space="0" w:color="auto" w:frame="1"/>
          <w:shd w:val="clear" w:color="auto" w:fill="FFFFFF"/>
        </w:rPr>
        <w:t>2000.00322.x</w:t>
      </w:r>
      <w:proofErr w:type="gramEnd"/>
    </w:p>
    <w:p w14:paraId="099F5CB5" w14:textId="77777777" w:rsidR="007C3FD1" w:rsidRPr="00945AA5" w:rsidRDefault="007C3FD1" w:rsidP="007C3FD1">
      <w:pPr>
        <w:pStyle w:val="Heading1"/>
        <w:shd w:val="clear" w:color="auto" w:fill="FFFFFF"/>
        <w:spacing w:before="0" w:beforeAutospacing="0" w:after="76" w:afterAutospacing="0"/>
        <w:textAlignment w:val="baseline"/>
        <w:rPr>
          <w:rStyle w:val="article-headermeta-info-data"/>
          <w:b w:val="0"/>
          <w:color w:val="000000" w:themeColor="text1"/>
          <w:sz w:val="24"/>
          <w:szCs w:val="22"/>
          <w:bdr w:val="none" w:sz="0" w:space="0" w:color="auto" w:frame="1"/>
          <w:shd w:val="clear" w:color="auto" w:fill="FFFFFF"/>
        </w:rPr>
      </w:pPr>
      <w:proofErr w:type="spellStart"/>
      <w:r w:rsidRPr="00945AA5">
        <w:rPr>
          <w:b w:val="0"/>
          <w:bCs w:val="0"/>
          <w:color w:val="000000" w:themeColor="text1"/>
          <w:kern w:val="0"/>
          <w:sz w:val="24"/>
          <w:szCs w:val="22"/>
        </w:rPr>
        <w:t>Stefanescu</w:t>
      </w:r>
      <w:proofErr w:type="spellEnd"/>
      <w:r w:rsidRPr="00945AA5">
        <w:rPr>
          <w:b w:val="0"/>
          <w:bCs w:val="0"/>
          <w:color w:val="000000" w:themeColor="text1"/>
          <w:kern w:val="0"/>
          <w:sz w:val="24"/>
          <w:szCs w:val="22"/>
        </w:rPr>
        <w:t xml:space="preserve"> C, </w:t>
      </w:r>
      <w:proofErr w:type="spellStart"/>
      <w:r w:rsidRPr="00945AA5">
        <w:rPr>
          <w:b w:val="0"/>
          <w:bCs w:val="0"/>
          <w:color w:val="000000" w:themeColor="text1"/>
          <w:kern w:val="0"/>
          <w:sz w:val="24"/>
          <w:szCs w:val="22"/>
        </w:rPr>
        <w:t>Peñuelas</w:t>
      </w:r>
      <w:proofErr w:type="spellEnd"/>
      <w:r w:rsidRPr="00945AA5">
        <w:rPr>
          <w:b w:val="0"/>
          <w:bCs w:val="0"/>
          <w:color w:val="000000" w:themeColor="text1"/>
          <w:kern w:val="0"/>
          <w:sz w:val="24"/>
          <w:szCs w:val="22"/>
        </w:rPr>
        <w:t xml:space="preserve"> J, </w:t>
      </w:r>
      <w:proofErr w:type="spellStart"/>
      <w:r w:rsidRPr="00945AA5">
        <w:rPr>
          <w:b w:val="0"/>
          <w:bCs w:val="0"/>
          <w:color w:val="000000" w:themeColor="text1"/>
          <w:kern w:val="0"/>
          <w:sz w:val="24"/>
          <w:szCs w:val="22"/>
        </w:rPr>
        <w:t>Filella</w:t>
      </w:r>
      <w:proofErr w:type="spellEnd"/>
      <w:r w:rsidRPr="00945AA5">
        <w:rPr>
          <w:b w:val="0"/>
          <w:bCs w:val="0"/>
          <w:color w:val="000000" w:themeColor="text1"/>
          <w:kern w:val="0"/>
          <w:sz w:val="24"/>
          <w:szCs w:val="22"/>
        </w:rPr>
        <w:t xml:space="preserve"> I (2003) Effects of clima</w:t>
      </w:r>
      <w:r>
        <w:rPr>
          <w:b w:val="0"/>
          <w:bCs w:val="0"/>
          <w:color w:val="000000" w:themeColor="text1"/>
          <w:kern w:val="0"/>
          <w:sz w:val="24"/>
          <w:szCs w:val="22"/>
        </w:rPr>
        <w:t xml:space="preserve">tic change on the phenology of </w:t>
      </w:r>
      <w:r w:rsidRPr="00945AA5">
        <w:rPr>
          <w:b w:val="0"/>
          <w:bCs w:val="0"/>
          <w:color w:val="000000" w:themeColor="text1"/>
          <w:kern w:val="0"/>
          <w:sz w:val="24"/>
          <w:szCs w:val="22"/>
        </w:rPr>
        <w:t xml:space="preserve">butterflies in the northwest Mediterranean Basin Global. Glob Change Biol 9:1494–1506. </w:t>
      </w:r>
      <w:proofErr w:type="spellStart"/>
      <w:r w:rsidRPr="00945AA5">
        <w:rPr>
          <w:b w:val="0"/>
          <w:bCs w:val="0"/>
          <w:color w:val="000000" w:themeColor="text1"/>
          <w:kern w:val="0"/>
          <w:sz w:val="24"/>
          <w:szCs w:val="22"/>
        </w:rPr>
        <w:t>doi</w:t>
      </w:r>
      <w:proofErr w:type="spellEnd"/>
      <w:r w:rsidRPr="00945AA5">
        <w:rPr>
          <w:rStyle w:val="article-headermeta-info-label"/>
          <w:b w:val="0"/>
          <w:bCs w:val="0"/>
          <w:color w:val="000000" w:themeColor="text1"/>
          <w:sz w:val="24"/>
          <w:szCs w:val="22"/>
          <w:bdr w:val="none" w:sz="0" w:space="0" w:color="auto" w:frame="1"/>
          <w:shd w:val="clear" w:color="auto" w:fill="FFFFFF"/>
        </w:rPr>
        <w:t>: </w:t>
      </w:r>
      <w:r w:rsidRPr="00945AA5">
        <w:rPr>
          <w:rStyle w:val="article-headermeta-info-data"/>
          <w:b w:val="0"/>
          <w:color w:val="000000" w:themeColor="text1"/>
          <w:sz w:val="24"/>
          <w:szCs w:val="22"/>
          <w:bdr w:val="none" w:sz="0" w:space="0" w:color="auto" w:frame="1"/>
          <w:shd w:val="clear" w:color="auto" w:fill="FFFFFF"/>
        </w:rPr>
        <w:t>10.1046/j.1365-2486.</w:t>
      </w:r>
      <w:proofErr w:type="gramStart"/>
      <w:r w:rsidRPr="00945AA5">
        <w:rPr>
          <w:rStyle w:val="article-headermeta-info-data"/>
          <w:b w:val="0"/>
          <w:color w:val="000000" w:themeColor="text1"/>
          <w:sz w:val="24"/>
          <w:szCs w:val="22"/>
          <w:bdr w:val="none" w:sz="0" w:space="0" w:color="auto" w:frame="1"/>
          <w:shd w:val="clear" w:color="auto" w:fill="FFFFFF"/>
        </w:rPr>
        <w:t>2003.00682.x</w:t>
      </w:r>
      <w:proofErr w:type="gramEnd"/>
    </w:p>
    <w:p w14:paraId="41B4320B" w14:textId="77777777" w:rsidR="007C3FD1" w:rsidRPr="00945AA5" w:rsidRDefault="007C3FD1" w:rsidP="007C3FD1">
      <w:pPr>
        <w:spacing w:line="240" w:lineRule="auto"/>
        <w:rPr>
          <w:rFonts w:ascii="Times New Roman" w:eastAsia="Times New Roman" w:hAnsi="Times New Roman" w:cs="Times New Roman"/>
          <w:color w:val="000000" w:themeColor="text1"/>
          <w:sz w:val="24"/>
        </w:rPr>
      </w:pPr>
      <w:r w:rsidRPr="00945AA5">
        <w:rPr>
          <w:rFonts w:ascii="Times New Roman" w:eastAsia="Times New Roman" w:hAnsi="Times New Roman" w:cs="Times New Roman"/>
          <w:color w:val="000000" w:themeColor="text1"/>
          <w:sz w:val="24"/>
        </w:rPr>
        <w:lastRenderedPageBreak/>
        <w:t xml:space="preserve">van </w:t>
      </w:r>
      <w:proofErr w:type="spellStart"/>
      <w:r w:rsidRPr="00945AA5">
        <w:rPr>
          <w:rFonts w:ascii="Times New Roman" w:eastAsia="Times New Roman" w:hAnsi="Times New Roman" w:cs="Times New Roman"/>
          <w:color w:val="000000" w:themeColor="text1"/>
          <w:sz w:val="24"/>
        </w:rPr>
        <w:t>Strien</w:t>
      </w:r>
      <w:proofErr w:type="spellEnd"/>
      <w:r w:rsidRPr="00945AA5">
        <w:rPr>
          <w:rFonts w:ascii="Times New Roman" w:eastAsia="Times New Roman" w:hAnsi="Times New Roman" w:cs="Times New Roman"/>
          <w:color w:val="000000" w:themeColor="text1"/>
          <w:sz w:val="24"/>
        </w:rPr>
        <w:t xml:space="preserve"> AJ, </w:t>
      </w:r>
      <w:proofErr w:type="spellStart"/>
      <w:r w:rsidRPr="00945AA5">
        <w:rPr>
          <w:rFonts w:ascii="Times New Roman" w:eastAsia="Times New Roman" w:hAnsi="Times New Roman" w:cs="Times New Roman"/>
          <w:color w:val="000000" w:themeColor="text1"/>
          <w:sz w:val="24"/>
        </w:rPr>
        <w:t>Plantenga</w:t>
      </w:r>
      <w:proofErr w:type="spellEnd"/>
      <w:r w:rsidRPr="00945AA5">
        <w:rPr>
          <w:rFonts w:ascii="Times New Roman" w:eastAsia="Times New Roman" w:hAnsi="Times New Roman" w:cs="Times New Roman"/>
          <w:color w:val="000000" w:themeColor="text1"/>
          <w:sz w:val="24"/>
        </w:rPr>
        <w:t xml:space="preserve"> WF, </w:t>
      </w:r>
      <w:proofErr w:type="spellStart"/>
      <w:r w:rsidRPr="00945AA5">
        <w:rPr>
          <w:rFonts w:ascii="Times New Roman" w:eastAsia="Times New Roman" w:hAnsi="Times New Roman" w:cs="Times New Roman"/>
          <w:color w:val="000000" w:themeColor="text1"/>
          <w:sz w:val="24"/>
        </w:rPr>
        <w:t>Soldaat</w:t>
      </w:r>
      <w:proofErr w:type="spellEnd"/>
      <w:r w:rsidRPr="00945AA5">
        <w:rPr>
          <w:rFonts w:ascii="Times New Roman" w:eastAsia="Times New Roman" w:hAnsi="Times New Roman" w:cs="Times New Roman"/>
          <w:color w:val="000000" w:themeColor="text1"/>
          <w:sz w:val="24"/>
        </w:rPr>
        <w:t xml:space="preserve"> LL, et al (2008) Bias in phenology assessments based on first appearance data of butterflies. </w:t>
      </w:r>
      <w:proofErr w:type="spellStart"/>
      <w:r w:rsidRPr="00945AA5">
        <w:rPr>
          <w:rFonts w:ascii="Times New Roman" w:eastAsia="Times New Roman" w:hAnsi="Times New Roman" w:cs="Times New Roman"/>
          <w:color w:val="000000" w:themeColor="text1"/>
          <w:sz w:val="24"/>
        </w:rPr>
        <w:t>Oecologia</w:t>
      </w:r>
      <w:proofErr w:type="spellEnd"/>
      <w:r w:rsidRPr="00945AA5">
        <w:rPr>
          <w:rFonts w:ascii="Times New Roman" w:eastAsia="Times New Roman" w:hAnsi="Times New Roman" w:cs="Times New Roman"/>
          <w:color w:val="000000" w:themeColor="text1"/>
          <w:sz w:val="24"/>
        </w:rPr>
        <w:t xml:space="preserve"> 156:227-235. </w:t>
      </w:r>
      <w:proofErr w:type="spellStart"/>
      <w:r w:rsidRPr="00945AA5">
        <w:rPr>
          <w:rFonts w:ascii="Times New Roman" w:eastAsia="Times New Roman" w:hAnsi="Times New Roman" w:cs="Times New Roman"/>
          <w:color w:val="000000" w:themeColor="text1"/>
          <w:sz w:val="24"/>
        </w:rPr>
        <w:t>doi</w:t>
      </w:r>
      <w:proofErr w:type="spellEnd"/>
      <w:r w:rsidRPr="00945AA5">
        <w:rPr>
          <w:rFonts w:ascii="Times New Roman" w:eastAsia="Times New Roman" w:hAnsi="Times New Roman" w:cs="Times New Roman"/>
          <w:color w:val="000000" w:themeColor="text1"/>
          <w:sz w:val="24"/>
        </w:rPr>
        <w:t>: 10.1007/s00442-008-0959-4</w:t>
      </w:r>
    </w:p>
    <w:p w14:paraId="38F0A2DE" w14:textId="77777777" w:rsidR="007C3FD1" w:rsidRDefault="007C3FD1" w:rsidP="007C3FD1">
      <w:pPr>
        <w:pStyle w:val="Heading1"/>
        <w:shd w:val="clear" w:color="auto" w:fill="FFFFFF"/>
        <w:spacing w:before="0" w:beforeAutospacing="0" w:after="76" w:afterAutospacing="0"/>
        <w:textAlignment w:val="baseline"/>
        <w:rPr>
          <w:rStyle w:val="article-headermeta-info-data"/>
          <w:b w:val="0"/>
          <w:color w:val="000000" w:themeColor="text1"/>
          <w:sz w:val="24"/>
          <w:szCs w:val="22"/>
          <w:bdr w:val="none" w:sz="0" w:space="0" w:color="auto" w:frame="1"/>
          <w:shd w:val="clear" w:color="auto" w:fill="FFFFFF"/>
        </w:rPr>
      </w:pPr>
      <w:r w:rsidRPr="00945AA5">
        <w:rPr>
          <w:rStyle w:val="article-headermeta-info-data"/>
          <w:b w:val="0"/>
          <w:color w:val="000000" w:themeColor="text1"/>
          <w:sz w:val="24"/>
          <w:szCs w:val="22"/>
          <w:bdr w:val="none" w:sz="0" w:space="0" w:color="auto" w:frame="1"/>
          <w:shd w:val="clear" w:color="auto" w:fill="FFFFFF"/>
        </w:rPr>
        <w:t xml:space="preserve">Thomas JA (2005) Monitoring change in the abundance and distribution of insects using butterflies and other indicator groups. </w:t>
      </w:r>
      <w:proofErr w:type="spellStart"/>
      <w:r w:rsidRPr="00945AA5">
        <w:rPr>
          <w:rStyle w:val="article-headermeta-info-data"/>
          <w:b w:val="0"/>
          <w:color w:val="000000" w:themeColor="text1"/>
          <w:sz w:val="24"/>
          <w:szCs w:val="22"/>
          <w:bdr w:val="none" w:sz="0" w:space="0" w:color="auto" w:frame="1"/>
          <w:shd w:val="clear" w:color="auto" w:fill="FFFFFF"/>
        </w:rPr>
        <w:t>Philos</w:t>
      </w:r>
      <w:proofErr w:type="spellEnd"/>
      <w:r w:rsidRPr="00945AA5">
        <w:rPr>
          <w:rStyle w:val="article-headermeta-info-data"/>
          <w:b w:val="0"/>
          <w:color w:val="000000" w:themeColor="text1"/>
          <w:sz w:val="24"/>
          <w:szCs w:val="22"/>
          <w:bdr w:val="none" w:sz="0" w:space="0" w:color="auto" w:frame="1"/>
          <w:shd w:val="clear" w:color="auto" w:fill="FFFFFF"/>
        </w:rPr>
        <w:t xml:space="preserve"> T R Soc B 360:339-357. </w:t>
      </w:r>
      <w:proofErr w:type="spellStart"/>
      <w:r w:rsidRPr="00945AA5">
        <w:rPr>
          <w:rStyle w:val="article-headermeta-info-data"/>
          <w:b w:val="0"/>
          <w:color w:val="000000" w:themeColor="text1"/>
          <w:sz w:val="24"/>
          <w:szCs w:val="22"/>
          <w:bdr w:val="none" w:sz="0" w:space="0" w:color="auto" w:frame="1"/>
          <w:shd w:val="clear" w:color="auto" w:fill="FFFFFF"/>
        </w:rPr>
        <w:t>doi</w:t>
      </w:r>
      <w:proofErr w:type="spellEnd"/>
      <w:r w:rsidRPr="00945AA5">
        <w:rPr>
          <w:rStyle w:val="article-headermeta-info-data"/>
          <w:b w:val="0"/>
          <w:color w:val="000000" w:themeColor="text1"/>
          <w:sz w:val="24"/>
          <w:szCs w:val="22"/>
          <w:bdr w:val="none" w:sz="0" w:space="0" w:color="auto" w:frame="1"/>
          <w:shd w:val="clear" w:color="auto" w:fill="FFFFFF"/>
        </w:rPr>
        <w:t>: 10.1098/rstb.2004.1585</w:t>
      </w:r>
    </w:p>
    <w:p w14:paraId="02A4F472" w14:textId="77777777" w:rsidR="007C3FD1" w:rsidRPr="006A27BC" w:rsidRDefault="007C3FD1" w:rsidP="007C3FD1">
      <w:pPr>
        <w:pStyle w:val="Heading1"/>
        <w:shd w:val="clear" w:color="auto" w:fill="FFFFFF"/>
        <w:spacing w:before="0" w:beforeAutospacing="0" w:after="76" w:afterAutospacing="0"/>
        <w:textAlignment w:val="baseline"/>
        <w:rPr>
          <w:rStyle w:val="article-headermeta-info-data"/>
          <w:b w:val="0"/>
          <w:color w:val="000000" w:themeColor="text1"/>
          <w:szCs w:val="22"/>
          <w:bdr w:val="none" w:sz="0" w:space="0" w:color="auto" w:frame="1"/>
          <w:shd w:val="clear" w:color="auto" w:fill="FFFFFF"/>
        </w:rPr>
      </w:pPr>
      <w:proofErr w:type="spellStart"/>
      <w:r>
        <w:rPr>
          <w:rStyle w:val="article-headermeta-info-data"/>
          <w:b w:val="0"/>
          <w:color w:val="000000" w:themeColor="text1"/>
          <w:sz w:val="24"/>
          <w:szCs w:val="22"/>
        </w:rPr>
        <w:t>Valtonen</w:t>
      </w:r>
      <w:proofErr w:type="spellEnd"/>
      <w:r>
        <w:rPr>
          <w:rStyle w:val="article-headermeta-info-data"/>
          <w:b w:val="0"/>
          <w:color w:val="000000" w:themeColor="text1"/>
          <w:sz w:val="24"/>
          <w:szCs w:val="22"/>
        </w:rPr>
        <w:t xml:space="preserve"> A</w:t>
      </w:r>
      <w:r w:rsidRPr="006A27BC">
        <w:rPr>
          <w:rStyle w:val="article-headermeta-info-data"/>
          <w:b w:val="0"/>
          <w:color w:val="000000" w:themeColor="text1"/>
          <w:sz w:val="24"/>
          <w:szCs w:val="22"/>
          <w:bdr w:val="none" w:sz="0" w:space="0" w:color="auto" w:frame="1"/>
        </w:rPr>
        <w:t>, </w:t>
      </w:r>
      <w:r>
        <w:rPr>
          <w:rStyle w:val="article-headermeta-info-data"/>
          <w:b w:val="0"/>
          <w:color w:val="000000" w:themeColor="text1"/>
          <w:sz w:val="24"/>
          <w:szCs w:val="22"/>
        </w:rPr>
        <w:t>Ayres MP</w:t>
      </w:r>
      <w:r w:rsidRPr="006A27BC">
        <w:rPr>
          <w:rStyle w:val="article-headermeta-info-data"/>
          <w:b w:val="0"/>
          <w:color w:val="000000" w:themeColor="text1"/>
          <w:sz w:val="24"/>
          <w:szCs w:val="22"/>
          <w:bdr w:val="none" w:sz="0" w:space="0" w:color="auto" w:frame="1"/>
        </w:rPr>
        <w:t>, </w:t>
      </w:r>
      <w:proofErr w:type="spellStart"/>
      <w:r>
        <w:rPr>
          <w:rStyle w:val="article-headermeta-info-data"/>
          <w:b w:val="0"/>
          <w:color w:val="000000" w:themeColor="text1"/>
          <w:sz w:val="24"/>
          <w:szCs w:val="22"/>
        </w:rPr>
        <w:t>Roininen</w:t>
      </w:r>
      <w:proofErr w:type="spellEnd"/>
      <w:r>
        <w:rPr>
          <w:rStyle w:val="article-headermeta-info-data"/>
          <w:b w:val="0"/>
          <w:color w:val="000000" w:themeColor="text1"/>
          <w:sz w:val="24"/>
          <w:szCs w:val="22"/>
        </w:rPr>
        <w:t xml:space="preserve"> H</w:t>
      </w:r>
      <w:r w:rsidRPr="006A27BC">
        <w:rPr>
          <w:rStyle w:val="article-headermeta-info-data"/>
          <w:b w:val="0"/>
          <w:color w:val="000000" w:themeColor="text1"/>
          <w:sz w:val="24"/>
          <w:szCs w:val="22"/>
          <w:bdr w:val="none" w:sz="0" w:space="0" w:color="auto" w:frame="1"/>
        </w:rPr>
        <w:t>, </w:t>
      </w:r>
      <w:proofErr w:type="spellStart"/>
      <w:r w:rsidRPr="006A27BC">
        <w:rPr>
          <w:rStyle w:val="article-headermeta-info-data"/>
          <w:b w:val="0"/>
          <w:color w:val="000000" w:themeColor="text1"/>
          <w:sz w:val="24"/>
          <w:szCs w:val="22"/>
        </w:rPr>
        <w:t>Poyry</w:t>
      </w:r>
      <w:proofErr w:type="spellEnd"/>
      <w:r w:rsidRPr="006A27BC">
        <w:rPr>
          <w:rStyle w:val="article-headermeta-info-data"/>
          <w:b w:val="0"/>
          <w:color w:val="000000" w:themeColor="text1"/>
          <w:sz w:val="24"/>
          <w:szCs w:val="22"/>
        </w:rPr>
        <w:t xml:space="preserve"> J</w:t>
      </w:r>
      <w:r>
        <w:rPr>
          <w:rStyle w:val="article-headermeta-info-data"/>
          <w:b w:val="0"/>
          <w:color w:val="000000" w:themeColor="text1"/>
          <w:sz w:val="24"/>
          <w:szCs w:val="22"/>
        </w:rPr>
        <w:t>,</w:t>
      </w:r>
      <w:r w:rsidRPr="006A27BC">
        <w:rPr>
          <w:rStyle w:val="article-headermeta-info-data"/>
          <w:b w:val="0"/>
          <w:color w:val="000000" w:themeColor="text1"/>
          <w:sz w:val="24"/>
          <w:szCs w:val="22"/>
          <w:bdr w:val="none" w:sz="0" w:space="0" w:color="auto" w:frame="1"/>
        </w:rPr>
        <w:t> </w:t>
      </w:r>
      <w:r w:rsidRPr="006A27BC">
        <w:rPr>
          <w:rStyle w:val="article-headermeta-info-data"/>
          <w:b w:val="0"/>
          <w:color w:val="000000" w:themeColor="text1"/>
          <w:sz w:val="24"/>
          <w:szCs w:val="22"/>
        </w:rPr>
        <w:t>Leinonen R.</w:t>
      </w:r>
      <w:r w:rsidRPr="006A27BC">
        <w:rPr>
          <w:rStyle w:val="article-headermeta-info-data"/>
          <w:b w:val="0"/>
          <w:color w:val="000000" w:themeColor="text1"/>
          <w:sz w:val="24"/>
          <w:szCs w:val="22"/>
          <w:bdr w:val="none" w:sz="0" w:space="0" w:color="auto" w:frame="1"/>
        </w:rPr>
        <w:t> (</w:t>
      </w:r>
      <w:r w:rsidRPr="006A27BC">
        <w:rPr>
          <w:rStyle w:val="article-headermeta-info-data"/>
          <w:b w:val="0"/>
          <w:color w:val="000000" w:themeColor="text1"/>
          <w:sz w:val="24"/>
          <w:szCs w:val="22"/>
        </w:rPr>
        <w:t>2011</w:t>
      </w:r>
      <w:r w:rsidRPr="006A27BC">
        <w:rPr>
          <w:rStyle w:val="article-headermeta-info-data"/>
          <w:b w:val="0"/>
          <w:color w:val="000000" w:themeColor="text1"/>
          <w:sz w:val="24"/>
          <w:szCs w:val="22"/>
          <w:bdr w:val="none" w:sz="0" w:space="0" w:color="auto" w:frame="1"/>
        </w:rPr>
        <w:t>) </w:t>
      </w:r>
      <w:r w:rsidRPr="006A27BC">
        <w:rPr>
          <w:rStyle w:val="article-headermeta-info-data"/>
          <w:b w:val="0"/>
          <w:color w:val="000000" w:themeColor="text1"/>
          <w:sz w:val="24"/>
          <w:szCs w:val="22"/>
        </w:rPr>
        <w:t>Environmental controls on the phenology of moths: predicting plastici</w:t>
      </w:r>
      <w:r>
        <w:rPr>
          <w:rStyle w:val="article-headermeta-info-data"/>
          <w:b w:val="0"/>
          <w:color w:val="000000" w:themeColor="text1"/>
          <w:sz w:val="24"/>
          <w:szCs w:val="22"/>
        </w:rPr>
        <w:t>ty and constraint under climate c</w:t>
      </w:r>
      <w:r w:rsidRPr="006A27BC">
        <w:rPr>
          <w:rStyle w:val="article-headermeta-info-data"/>
          <w:b w:val="0"/>
          <w:color w:val="000000" w:themeColor="text1"/>
          <w:sz w:val="24"/>
          <w:szCs w:val="22"/>
        </w:rPr>
        <w:t>hange.</w:t>
      </w:r>
      <w:r w:rsidRPr="006A27BC">
        <w:rPr>
          <w:rStyle w:val="article-headermeta-info-data"/>
          <w:b w:val="0"/>
          <w:color w:val="000000" w:themeColor="text1"/>
          <w:sz w:val="24"/>
          <w:szCs w:val="22"/>
          <w:bdr w:val="none" w:sz="0" w:space="0" w:color="auto" w:frame="1"/>
        </w:rPr>
        <w:t> </w:t>
      </w:r>
      <w:proofErr w:type="spellStart"/>
      <w:r w:rsidRPr="006A27BC">
        <w:rPr>
          <w:rStyle w:val="article-headermeta-info-data"/>
          <w:b w:val="0"/>
          <w:color w:val="000000" w:themeColor="text1"/>
          <w:sz w:val="24"/>
          <w:szCs w:val="22"/>
        </w:rPr>
        <w:t>Oecologia</w:t>
      </w:r>
      <w:proofErr w:type="spellEnd"/>
      <w:r>
        <w:rPr>
          <w:rStyle w:val="article-headermeta-info-data"/>
          <w:b w:val="0"/>
          <w:color w:val="000000" w:themeColor="text1"/>
          <w:sz w:val="24"/>
          <w:szCs w:val="22"/>
          <w:bdr w:val="none" w:sz="0" w:space="0" w:color="auto" w:frame="1"/>
        </w:rPr>
        <w:t xml:space="preserve"> 165:237-248 </w:t>
      </w:r>
      <w:proofErr w:type="spellStart"/>
      <w:r>
        <w:rPr>
          <w:rStyle w:val="article-headermeta-info-data"/>
          <w:b w:val="0"/>
          <w:color w:val="000000" w:themeColor="text1"/>
          <w:sz w:val="24"/>
          <w:szCs w:val="22"/>
          <w:bdr w:val="none" w:sz="0" w:space="0" w:color="auto" w:frame="1"/>
        </w:rPr>
        <w:t>doi</w:t>
      </w:r>
      <w:proofErr w:type="spellEnd"/>
      <w:r>
        <w:rPr>
          <w:rStyle w:val="article-headermeta-info-data"/>
          <w:b w:val="0"/>
          <w:color w:val="000000" w:themeColor="text1"/>
          <w:sz w:val="24"/>
          <w:szCs w:val="22"/>
          <w:bdr w:val="none" w:sz="0" w:space="0" w:color="auto" w:frame="1"/>
        </w:rPr>
        <w:t xml:space="preserve">: </w:t>
      </w:r>
      <w:r w:rsidRPr="006A27BC">
        <w:rPr>
          <w:rStyle w:val="article-headermeta-info-data"/>
          <w:b w:val="0"/>
          <w:color w:val="000000" w:themeColor="text1"/>
          <w:sz w:val="24"/>
          <w:szCs w:val="22"/>
          <w:bdr w:val="none" w:sz="0" w:space="0" w:color="auto" w:frame="1"/>
        </w:rPr>
        <w:t>10.1007/s00442-010-1789-8</w:t>
      </w:r>
    </w:p>
    <w:p w14:paraId="0D426C12" w14:textId="77777777" w:rsidR="007C3FD1" w:rsidRPr="00945AA5" w:rsidRDefault="007C3FD1" w:rsidP="007C3FD1">
      <w:pPr>
        <w:pStyle w:val="Heading1"/>
        <w:shd w:val="clear" w:color="auto" w:fill="FFFFFF"/>
        <w:spacing w:before="0" w:beforeAutospacing="0" w:after="150" w:afterAutospacing="0" w:line="293" w:lineRule="atLeast"/>
        <w:textAlignment w:val="baseline"/>
        <w:rPr>
          <w:b w:val="0"/>
          <w:bCs w:val="0"/>
          <w:color w:val="000000" w:themeColor="text1"/>
          <w:kern w:val="0"/>
          <w:sz w:val="24"/>
          <w:szCs w:val="22"/>
        </w:rPr>
      </w:pPr>
      <w:r w:rsidRPr="00945AA5">
        <w:rPr>
          <w:b w:val="0"/>
          <w:bCs w:val="0"/>
          <w:color w:val="000000" w:themeColor="text1"/>
          <w:kern w:val="0"/>
          <w:sz w:val="24"/>
          <w:szCs w:val="22"/>
        </w:rPr>
        <w:t xml:space="preserve">Visser ME, Holleman, LJM (2001) Warmer springs disrupt the synchrony of oak and winter moth phenology. P R Soc B 268:289-294. </w:t>
      </w:r>
      <w:proofErr w:type="spellStart"/>
      <w:r w:rsidRPr="00945AA5">
        <w:rPr>
          <w:rStyle w:val="label"/>
          <w:b w:val="0"/>
          <w:color w:val="000000" w:themeColor="text1"/>
          <w:sz w:val="24"/>
          <w:szCs w:val="22"/>
          <w:bdr w:val="none" w:sz="0" w:space="0" w:color="auto" w:frame="1"/>
          <w:shd w:val="clear" w:color="auto" w:fill="FFFFFF"/>
        </w:rPr>
        <w:t>doi</w:t>
      </w:r>
      <w:proofErr w:type="spellEnd"/>
      <w:r w:rsidRPr="00945AA5">
        <w:rPr>
          <w:rStyle w:val="label"/>
          <w:b w:val="0"/>
          <w:color w:val="000000" w:themeColor="text1"/>
          <w:sz w:val="24"/>
          <w:szCs w:val="22"/>
          <w:bdr w:val="none" w:sz="0" w:space="0" w:color="auto" w:frame="1"/>
          <w:shd w:val="clear" w:color="auto" w:fill="FFFFFF"/>
        </w:rPr>
        <w:t>:</w:t>
      </w:r>
      <w:r w:rsidRPr="00945AA5">
        <w:rPr>
          <w:b w:val="0"/>
          <w:color w:val="000000" w:themeColor="text1"/>
          <w:sz w:val="24"/>
          <w:szCs w:val="22"/>
          <w:shd w:val="clear" w:color="auto" w:fill="FFFFFF"/>
        </w:rPr>
        <w:t> 10.1098/rspb.2000.1363</w:t>
      </w:r>
    </w:p>
    <w:p w14:paraId="483899ED" w14:textId="77777777" w:rsidR="007C3FD1" w:rsidRPr="00945AA5" w:rsidRDefault="007C3FD1" w:rsidP="007C3FD1">
      <w:pPr>
        <w:spacing w:line="240" w:lineRule="auto"/>
        <w:rPr>
          <w:rFonts w:ascii="Times New Roman" w:eastAsia="Times New Roman" w:hAnsi="Times New Roman" w:cs="Times New Roman"/>
          <w:color w:val="000000" w:themeColor="text1"/>
          <w:sz w:val="24"/>
        </w:rPr>
      </w:pPr>
      <w:r w:rsidRPr="00945AA5">
        <w:rPr>
          <w:rFonts w:ascii="Times New Roman" w:eastAsia="Times New Roman" w:hAnsi="Times New Roman" w:cs="Times New Roman"/>
          <w:color w:val="000000" w:themeColor="text1"/>
          <w:sz w:val="24"/>
        </w:rPr>
        <w:t xml:space="preserve">Walther GR, Post E, Convey P, Menzel A, et al. (2002) Ecological responses to recent climate change. Nature 416:389-395. </w:t>
      </w:r>
      <w:r w:rsidRPr="00945AA5">
        <w:rPr>
          <w:rFonts w:ascii="Times New Roman" w:hAnsi="Times New Roman" w:cs="Times New Roman"/>
          <w:color w:val="000000" w:themeColor="text1"/>
          <w:sz w:val="24"/>
        </w:rPr>
        <w:t>doi</w:t>
      </w:r>
      <w:r w:rsidRPr="00945AA5">
        <w:rPr>
          <w:rFonts w:ascii="Times New Roman" w:hAnsi="Times New Roman" w:cs="Times New Roman"/>
          <w:color w:val="000000" w:themeColor="text1"/>
          <w:sz w:val="24"/>
          <w:shd w:val="clear" w:color="auto" w:fill="FFFFFF"/>
        </w:rPr>
        <w:t>:10.1038/416389a</w:t>
      </w:r>
    </w:p>
    <w:p w14:paraId="3E75EA16" w14:textId="77777777" w:rsidR="007C3FD1" w:rsidRDefault="007C3FD1" w:rsidP="007C3FD1">
      <w:pPr>
        <w:spacing w:after="0" w:line="480" w:lineRule="auto"/>
      </w:pPr>
    </w:p>
    <w:p w14:paraId="4CA2261B" w14:textId="77777777" w:rsidR="007C3FD1" w:rsidRDefault="007C3FD1" w:rsidP="007C3FD1">
      <w:pPr>
        <w:spacing w:after="0" w:line="480" w:lineRule="auto"/>
        <w:rPr>
          <w:rFonts w:ascii="Times New Roman" w:eastAsia="Times New Roman" w:hAnsi="Times New Roman" w:cs="Times New Roman"/>
          <w:b/>
          <w:sz w:val="24"/>
          <w:szCs w:val="24"/>
        </w:rPr>
      </w:pPr>
    </w:p>
    <w:p w14:paraId="039CCB07" w14:textId="77777777" w:rsidR="007C3FD1" w:rsidRDefault="007C3FD1" w:rsidP="007C3FD1">
      <w:pPr>
        <w:spacing w:after="0" w:line="480" w:lineRule="auto"/>
        <w:rPr>
          <w:rFonts w:ascii="Times New Roman" w:eastAsia="Times New Roman" w:hAnsi="Times New Roman" w:cs="Times New Roman"/>
          <w:b/>
          <w:sz w:val="24"/>
          <w:szCs w:val="24"/>
        </w:rPr>
      </w:pPr>
    </w:p>
    <w:p w14:paraId="312590A1" w14:textId="77777777" w:rsidR="007C3FD1" w:rsidRDefault="007C3FD1" w:rsidP="007C3FD1">
      <w:pPr>
        <w:spacing w:after="0" w:line="480" w:lineRule="auto"/>
        <w:rPr>
          <w:rFonts w:ascii="Times New Roman" w:eastAsia="Times New Roman" w:hAnsi="Times New Roman" w:cs="Times New Roman"/>
          <w:b/>
          <w:sz w:val="24"/>
          <w:szCs w:val="24"/>
        </w:rPr>
      </w:pPr>
    </w:p>
    <w:p w14:paraId="092A361A" w14:textId="77777777" w:rsidR="007C3FD1" w:rsidRDefault="007C3FD1" w:rsidP="007C3FD1">
      <w:pPr>
        <w:spacing w:after="0" w:line="480" w:lineRule="auto"/>
        <w:rPr>
          <w:rFonts w:ascii="Times New Roman" w:eastAsia="Times New Roman" w:hAnsi="Times New Roman" w:cs="Times New Roman"/>
          <w:b/>
          <w:sz w:val="24"/>
          <w:szCs w:val="24"/>
        </w:rPr>
      </w:pPr>
    </w:p>
    <w:p w14:paraId="336A2D1B" w14:textId="77777777" w:rsidR="007C3FD1" w:rsidRDefault="007C3FD1" w:rsidP="007C3FD1">
      <w:pPr>
        <w:spacing w:after="0" w:line="480" w:lineRule="auto"/>
        <w:rPr>
          <w:rFonts w:ascii="Times New Roman" w:eastAsia="Times New Roman" w:hAnsi="Times New Roman" w:cs="Times New Roman"/>
          <w:b/>
          <w:sz w:val="24"/>
          <w:szCs w:val="24"/>
        </w:rPr>
      </w:pPr>
    </w:p>
    <w:p w14:paraId="0B513E5A" w14:textId="77777777" w:rsidR="007C3FD1" w:rsidRDefault="007C3FD1" w:rsidP="007C3FD1">
      <w:pPr>
        <w:spacing w:after="0" w:line="480" w:lineRule="auto"/>
        <w:rPr>
          <w:rFonts w:ascii="Times New Roman" w:eastAsia="Times New Roman" w:hAnsi="Times New Roman" w:cs="Times New Roman"/>
          <w:b/>
          <w:sz w:val="24"/>
          <w:szCs w:val="24"/>
        </w:rPr>
      </w:pPr>
    </w:p>
    <w:p w14:paraId="46D1B87E" w14:textId="77777777" w:rsidR="007C3FD1" w:rsidRDefault="007C3FD1" w:rsidP="007C3FD1">
      <w:pPr>
        <w:spacing w:after="0" w:line="480" w:lineRule="auto"/>
        <w:rPr>
          <w:rFonts w:ascii="Times New Roman" w:eastAsia="Times New Roman" w:hAnsi="Times New Roman" w:cs="Times New Roman"/>
          <w:b/>
          <w:sz w:val="24"/>
          <w:szCs w:val="24"/>
        </w:rPr>
      </w:pPr>
    </w:p>
    <w:p w14:paraId="769FA3A5" w14:textId="77777777" w:rsidR="007C3FD1" w:rsidRDefault="007C3FD1" w:rsidP="007C3FD1">
      <w:pPr>
        <w:spacing w:after="0" w:line="480" w:lineRule="auto"/>
        <w:rPr>
          <w:rFonts w:ascii="Times New Roman" w:eastAsia="Times New Roman" w:hAnsi="Times New Roman" w:cs="Times New Roman"/>
          <w:b/>
          <w:sz w:val="24"/>
          <w:szCs w:val="24"/>
        </w:rPr>
      </w:pPr>
    </w:p>
    <w:p w14:paraId="6555E408" w14:textId="77777777" w:rsidR="007C3FD1" w:rsidRDefault="007C3FD1" w:rsidP="007C3FD1">
      <w:pPr>
        <w:spacing w:after="0" w:line="480" w:lineRule="auto"/>
        <w:rPr>
          <w:rFonts w:ascii="Times New Roman" w:eastAsia="Times New Roman" w:hAnsi="Times New Roman" w:cs="Times New Roman"/>
          <w:b/>
          <w:sz w:val="24"/>
          <w:szCs w:val="24"/>
        </w:rPr>
      </w:pPr>
    </w:p>
    <w:p w14:paraId="2B19E0BF" w14:textId="77777777" w:rsidR="007C3FD1" w:rsidRDefault="007C3FD1" w:rsidP="007C3FD1">
      <w:pPr>
        <w:spacing w:after="0" w:line="480" w:lineRule="auto"/>
        <w:rPr>
          <w:rFonts w:ascii="Times New Roman" w:eastAsia="Times New Roman" w:hAnsi="Times New Roman" w:cs="Times New Roman"/>
          <w:b/>
          <w:sz w:val="24"/>
          <w:szCs w:val="24"/>
        </w:rPr>
      </w:pPr>
    </w:p>
    <w:p w14:paraId="1ACFD110" w14:textId="77777777" w:rsidR="007C3FD1" w:rsidRDefault="007C3FD1" w:rsidP="007C3FD1">
      <w:pPr>
        <w:spacing w:after="0" w:line="480" w:lineRule="auto"/>
        <w:rPr>
          <w:rFonts w:ascii="Times New Roman" w:eastAsia="Times New Roman" w:hAnsi="Times New Roman" w:cs="Times New Roman"/>
          <w:b/>
          <w:sz w:val="24"/>
          <w:szCs w:val="24"/>
        </w:rPr>
      </w:pPr>
    </w:p>
    <w:p w14:paraId="319405D7" w14:textId="77777777" w:rsidR="007C3FD1" w:rsidRDefault="007C3FD1" w:rsidP="007C3FD1">
      <w:pPr>
        <w:spacing w:after="0" w:line="480" w:lineRule="auto"/>
        <w:rPr>
          <w:rFonts w:ascii="Times New Roman" w:eastAsia="Times New Roman" w:hAnsi="Times New Roman" w:cs="Times New Roman"/>
          <w:b/>
          <w:sz w:val="24"/>
          <w:szCs w:val="24"/>
        </w:rPr>
      </w:pPr>
    </w:p>
    <w:p w14:paraId="16B0D755" w14:textId="77777777" w:rsidR="007C3FD1" w:rsidRDefault="007C3FD1" w:rsidP="007C3FD1">
      <w:pPr>
        <w:spacing w:after="0" w:line="480" w:lineRule="auto"/>
        <w:rPr>
          <w:rFonts w:ascii="Times New Roman" w:eastAsia="Times New Roman" w:hAnsi="Times New Roman" w:cs="Times New Roman"/>
          <w:b/>
          <w:sz w:val="24"/>
          <w:szCs w:val="24"/>
        </w:rPr>
      </w:pPr>
    </w:p>
    <w:p w14:paraId="1941A3A2" w14:textId="77777777" w:rsidR="007C3FD1" w:rsidRDefault="007C3FD1" w:rsidP="007C3FD1">
      <w:pPr>
        <w:spacing w:after="0" w:line="480" w:lineRule="auto"/>
        <w:rPr>
          <w:rFonts w:ascii="Times New Roman" w:eastAsia="Times New Roman" w:hAnsi="Times New Roman" w:cs="Times New Roman"/>
          <w:b/>
          <w:sz w:val="24"/>
          <w:szCs w:val="24"/>
        </w:rPr>
      </w:pPr>
    </w:p>
    <w:p w14:paraId="062F49D5" w14:textId="77777777" w:rsidR="007C3FD1" w:rsidRDefault="007C3FD1" w:rsidP="007C3FD1">
      <w:pPr>
        <w:spacing w:after="0" w:line="480" w:lineRule="auto"/>
        <w:rPr>
          <w:rFonts w:ascii="Times New Roman" w:eastAsia="Times New Roman" w:hAnsi="Times New Roman" w:cs="Times New Roman"/>
          <w:b/>
          <w:sz w:val="24"/>
          <w:szCs w:val="24"/>
        </w:rPr>
      </w:pPr>
    </w:p>
    <w:p w14:paraId="5F302AE5" w14:textId="77777777" w:rsidR="007C3FD1" w:rsidRDefault="007C3FD1" w:rsidP="007C3FD1">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Tables and Figures</w:t>
      </w:r>
    </w:p>
    <w:p w14:paraId="55EA8E13" w14:textId="77777777" w:rsidR="007C3FD1" w:rsidRDefault="007C3FD1" w:rsidP="007C3FD1">
      <w:pPr>
        <w:spacing w:after="0" w:line="480" w:lineRule="auto"/>
        <w:jc w:val="center"/>
        <w:rPr>
          <w:rFonts w:ascii="Times New Roman" w:eastAsia="Times New Roman" w:hAnsi="Times New Roman" w:cs="Times New Roman"/>
          <w:b/>
          <w:sz w:val="24"/>
          <w:szCs w:val="24"/>
        </w:rPr>
      </w:pPr>
      <w:r w:rsidRPr="0068555A">
        <w:rPr>
          <w:noProof/>
          <w:color w:val="000000"/>
          <w:shd w:val="clear" w:color="auto" w:fill="FFFFFF"/>
        </w:rPr>
        <mc:AlternateContent>
          <mc:Choice Requires="wps">
            <w:drawing>
              <wp:anchor distT="45720" distB="45720" distL="114300" distR="114300" simplePos="0" relativeHeight="251661312" behindDoc="0" locked="0" layoutInCell="1" allowOverlap="1" wp14:anchorId="632B6FEC" wp14:editId="147189AD">
                <wp:simplePos x="0" y="0"/>
                <wp:positionH relativeFrom="margin">
                  <wp:posOffset>774700</wp:posOffset>
                </wp:positionH>
                <wp:positionV relativeFrom="paragraph">
                  <wp:posOffset>2969895</wp:posOffset>
                </wp:positionV>
                <wp:extent cx="4276725" cy="476250"/>
                <wp:effectExtent l="0" t="0" r="952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476250"/>
                        </a:xfrm>
                        <a:prstGeom prst="rect">
                          <a:avLst/>
                        </a:prstGeom>
                        <a:solidFill>
                          <a:srgbClr val="FFFFFF"/>
                        </a:solidFill>
                        <a:ln w="9525">
                          <a:noFill/>
                          <a:miter lim="800000"/>
                          <a:headEnd/>
                          <a:tailEnd/>
                        </a:ln>
                      </wps:spPr>
                      <wps:txbx>
                        <w:txbxContent>
                          <w:p w14:paraId="657EF5A2" w14:textId="77777777" w:rsidR="007C3FD1" w:rsidRPr="00945AA5" w:rsidRDefault="007C3FD1" w:rsidP="007C3FD1">
                            <w:pPr>
                              <w:rPr>
                                <w:rFonts w:ascii="Times New Roman" w:hAnsi="Times New Roman" w:cs="Times New Roman"/>
                                <w:sz w:val="24"/>
                              </w:rPr>
                            </w:pPr>
                            <w:r w:rsidRPr="00945AA5">
                              <w:rPr>
                                <w:rFonts w:ascii="Times New Roman" w:hAnsi="Times New Roman" w:cs="Times New Roman"/>
                                <w:b/>
                                <w:sz w:val="24"/>
                              </w:rPr>
                              <w:t xml:space="preserve">Figure 1: </w:t>
                            </w:r>
                            <w:r w:rsidRPr="00945AA5">
                              <w:rPr>
                                <w:rFonts w:ascii="Times New Roman" w:hAnsi="Times New Roman" w:cs="Times New Roman"/>
                                <w:sz w:val="24"/>
                              </w:rPr>
                              <w:t xml:space="preserve">Calculated flight dates using hypothetical subsample of data and different proxies of early flight date.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2B6FEC" id="_x0000_t202" coordsize="21600,21600" o:spt="202" path="m,l,21600r21600,l21600,xe">
                <v:stroke joinstyle="miter"/>
                <v:path gradientshapeok="t" o:connecttype="rect"/>
              </v:shapetype>
              <v:shape id="Text Box 2" o:spid="_x0000_s1026" type="#_x0000_t202" style="position:absolute;left:0;text-align:left;margin-left:61pt;margin-top:233.85pt;width:336.75pt;height:3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" stroked="f">
                <v:textbox>
                  <w:txbxContent>
                    <w:p w14:paraId="657EF5A2" w14:textId="77777777" w:rsidR="007C3FD1" w:rsidRPr="00945AA5" w:rsidRDefault="007C3FD1" w:rsidP="007C3FD1">
                      <w:pPr>
                        <w:rPr>
                          <w:rFonts w:ascii="Times New Roman" w:hAnsi="Times New Roman" w:cs="Times New Roman"/>
                          <w:sz w:val="24"/>
                        </w:rPr>
                      </w:pPr>
                      <w:r w:rsidRPr="00945AA5">
                        <w:rPr>
                          <w:rFonts w:ascii="Times New Roman" w:hAnsi="Times New Roman" w:cs="Times New Roman"/>
                          <w:b/>
                          <w:sz w:val="24"/>
                        </w:rPr>
                        <w:t xml:space="preserve">Figure 1: </w:t>
                      </w:r>
                      <w:r w:rsidRPr="00945AA5">
                        <w:rPr>
                          <w:rFonts w:ascii="Times New Roman" w:hAnsi="Times New Roman" w:cs="Times New Roman"/>
                          <w:sz w:val="24"/>
                        </w:rPr>
                        <w:t xml:space="preserve">Calculated flight dates using hypothetical subsample of data and different proxies of early flight date. </w:t>
                      </w:r>
                    </w:p>
                  </w:txbxContent>
                </v:textbox>
                <w10:wrap type="square" anchorx="margin"/>
              </v:shape>
            </w:pict>
          </mc:Fallback>
        </mc:AlternateContent>
      </w:r>
      <w:r>
        <w:rPr>
          <w:rFonts w:ascii="Times New Roman" w:eastAsia="Times New Roman" w:hAnsi="Times New Roman" w:cs="Times New Roman"/>
          <w:b/>
          <w:noProof/>
          <w:sz w:val="24"/>
          <w:szCs w:val="24"/>
        </w:rPr>
        <w:drawing>
          <wp:inline distT="0" distB="0" distL="0" distR="0" wp14:anchorId="62BB7CA0" wp14:editId="4DA8EA9A">
            <wp:extent cx="4391493" cy="2874645"/>
            <wp:effectExtent l="0" t="0" r="9525" b="190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96552" cy="2877956"/>
                    </a:xfrm>
                    <a:prstGeom prst="rect">
                      <a:avLst/>
                    </a:prstGeom>
                  </pic:spPr>
                </pic:pic>
              </a:graphicData>
            </a:graphic>
          </wp:inline>
        </w:drawing>
      </w:r>
    </w:p>
    <w:p w14:paraId="2259448C" w14:textId="77777777" w:rsidR="007C3FD1" w:rsidRDefault="007C3FD1" w:rsidP="007C3FD1">
      <w:pPr>
        <w:spacing w:after="0" w:line="480" w:lineRule="auto"/>
        <w:rPr>
          <w:rFonts w:ascii="Times New Roman" w:eastAsia="Times New Roman" w:hAnsi="Times New Roman" w:cs="Times New Roman"/>
          <w:b/>
          <w:sz w:val="24"/>
          <w:szCs w:val="24"/>
        </w:rPr>
      </w:pPr>
    </w:p>
    <w:p w14:paraId="55A779F0" w14:textId="77777777" w:rsidR="007C3FD1" w:rsidRDefault="007C3FD1" w:rsidP="007C3FD1">
      <w:pPr>
        <w:spacing w:after="0" w:line="480" w:lineRule="auto"/>
        <w:rPr>
          <w:rFonts w:ascii="Times New Roman" w:eastAsia="Times New Roman" w:hAnsi="Times New Roman" w:cs="Times New Roman"/>
          <w:b/>
          <w:sz w:val="24"/>
          <w:szCs w:val="24"/>
        </w:rPr>
      </w:pPr>
    </w:p>
    <w:p w14:paraId="14FDC62E" w14:textId="77777777" w:rsidR="007C3FD1" w:rsidRDefault="007C3FD1" w:rsidP="007C3FD1">
      <w:pPr>
        <w:spacing w:after="0" w:line="480" w:lineRule="auto"/>
        <w:rPr>
          <w:rFonts w:ascii="Times New Roman" w:eastAsia="Times New Roman" w:hAnsi="Times New Roman" w:cs="Times New Roman"/>
          <w:b/>
          <w:sz w:val="24"/>
          <w:szCs w:val="24"/>
        </w:rPr>
      </w:pPr>
    </w:p>
    <w:p w14:paraId="66A88BF4" w14:textId="77777777" w:rsidR="007C3FD1" w:rsidRDefault="007C3FD1" w:rsidP="007C3FD1">
      <w:pPr>
        <w:spacing w:after="0" w:line="480" w:lineRule="auto"/>
        <w:rPr>
          <w:rFonts w:ascii="Times New Roman" w:eastAsia="Times New Roman" w:hAnsi="Times New Roman" w:cs="Times New Roman"/>
          <w:b/>
          <w:sz w:val="24"/>
          <w:szCs w:val="24"/>
        </w:rPr>
      </w:pPr>
      <w:r w:rsidRPr="002E1684">
        <w:rPr>
          <w:rFonts w:ascii="Times New Roman" w:eastAsia="Times New Roman" w:hAnsi="Times New Roman" w:cs="Times New Roman"/>
          <w:b/>
          <w:noProof/>
          <w:sz w:val="24"/>
          <w:szCs w:val="24"/>
        </w:rPr>
        <mc:AlternateContent>
          <mc:Choice Requires="wpg">
            <w:drawing>
              <wp:anchor distT="0" distB="0" distL="114300" distR="114300" simplePos="0" relativeHeight="251662336" behindDoc="1" locked="0" layoutInCell="1" allowOverlap="1" wp14:anchorId="643D0609" wp14:editId="141D7D49">
                <wp:simplePos x="0" y="0"/>
                <wp:positionH relativeFrom="column">
                  <wp:posOffset>1358900</wp:posOffset>
                </wp:positionH>
                <wp:positionV relativeFrom="paragraph">
                  <wp:posOffset>0</wp:posOffset>
                </wp:positionV>
                <wp:extent cx="2860675" cy="1788160"/>
                <wp:effectExtent l="38100" t="0" r="149225" b="288290"/>
                <wp:wrapSquare wrapText="bothSides"/>
                <wp:docPr id="24" name="Group 4"/>
                <wp:cNvGraphicFramePr/>
                <a:graphic xmlns:a="http://schemas.openxmlformats.org/drawingml/2006/main">
                  <a:graphicData uri="http://schemas.microsoft.com/office/word/2010/wordprocessingGroup">
                    <wpg:wgp>
                      <wpg:cNvGrpSpPr/>
                      <wpg:grpSpPr>
                        <a:xfrm>
                          <a:off x="0" y="0"/>
                          <a:ext cx="2860675" cy="1788160"/>
                          <a:chOff x="0" y="0"/>
                          <a:chExt cx="6849200" cy="4263080"/>
                        </a:xfrm>
                      </wpg:grpSpPr>
                      <pic:pic xmlns:pic="http://schemas.openxmlformats.org/drawingml/2006/picture">
                        <pic:nvPicPr>
                          <pic:cNvPr id="25" name="Picture 25" descr="http://diymaps.net/userimages/936773.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746815">
                            <a:off x="358356" y="657126"/>
                            <a:ext cx="6490844" cy="3605954"/>
                          </a:xfrm>
                          <a:prstGeom prst="rect">
                            <a:avLst/>
                          </a:prstGeom>
                          <a:noFill/>
                          <a:extLst>
                            <a:ext uri="{909E8E84-426E-40DD-AFC4-6F175D3DCCD1}">
                              <a14:hiddenFill xmlns:a14="http://schemas.microsoft.com/office/drawing/2010/main">
                                <a:solidFill>
                                  <a:srgbClr val="FFFFFF"/>
                                </a:solidFill>
                              </a14:hiddenFill>
                            </a:ext>
                          </a:extLst>
                        </pic:spPr>
                      </pic:pic>
                      <wps:wsp>
                        <wps:cNvPr id="26" name="Rectangle 26"/>
                        <wps:cNvSpPr/>
                        <wps:spPr>
                          <a:xfrm>
                            <a:off x="616742" y="0"/>
                            <a:ext cx="1345474" cy="131852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rot="523458">
                            <a:off x="0" y="3226443"/>
                            <a:ext cx="1345474" cy="5801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76D5303" id="Group 4" o:spid="_x0000_s1026" style="position:absolute;margin-left:107pt;margin-top:0;width:225.25pt;height:140.8pt;z-index:-251654144" coordsize="68492,42630"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alt="http://diymaps.net/userimages/936773.gif" style="position:absolute;left:3583;top:6571;width:64909;height:36059;rotation:81572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">
                  <v:imagedata r:id="rId20" o:title="936773"/>
                </v:shape>
                <v:rect id="Rectangle 26" o:spid="_x0000_s1028" style="position:absolute;left:6167;width:13455;height:13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" fillcolor="white [3212]" strokecolor="white [3212]" strokeweight="1pt"/>
                <v:rect id="Rectangle 27" o:spid="_x0000_s1029" style="position:absolute;top:32264;width:13454;height:5802;rotation:57175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" fillcolor="white [3212]" strokecolor="white [3212]" strokeweight="1pt"/>
                <w10:wrap type="square"/>
              </v:group>
            </w:pict>
          </mc:Fallback>
        </mc:AlternateContent>
      </w:r>
    </w:p>
    <w:p w14:paraId="6B0E0726" w14:textId="77777777" w:rsidR="007C3FD1" w:rsidRDefault="007C3FD1" w:rsidP="007C3FD1">
      <w:pPr>
        <w:spacing w:after="0" w:line="480" w:lineRule="auto"/>
        <w:rPr>
          <w:rFonts w:ascii="Times New Roman" w:eastAsia="Times New Roman" w:hAnsi="Times New Roman" w:cs="Times New Roman"/>
          <w:b/>
          <w:sz w:val="24"/>
          <w:szCs w:val="24"/>
        </w:rPr>
      </w:pPr>
    </w:p>
    <w:p w14:paraId="14353225" w14:textId="77777777" w:rsidR="007C3FD1" w:rsidRDefault="007C3FD1" w:rsidP="007C3FD1">
      <w:pPr>
        <w:spacing w:after="0" w:line="480" w:lineRule="auto"/>
        <w:rPr>
          <w:rFonts w:ascii="Times New Roman" w:eastAsia="Times New Roman" w:hAnsi="Times New Roman" w:cs="Times New Roman"/>
          <w:b/>
          <w:sz w:val="24"/>
          <w:szCs w:val="24"/>
        </w:rPr>
      </w:pPr>
    </w:p>
    <w:p w14:paraId="57D17A4D" w14:textId="77777777" w:rsidR="007C3FD1" w:rsidRDefault="007C3FD1" w:rsidP="007C3FD1">
      <w:pPr>
        <w:spacing w:after="0" w:line="480" w:lineRule="auto"/>
        <w:rPr>
          <w:rFonts w:ascii="Times New Roman" w:eastAsia="Times New Roman" w:hAnsi="Times New Roman" w:cs="Times New Roman"/>
          <w:b/>
          <w:sz w:val="24"/>
          <w:szCs w:val="24"/>
        </w:rPr>
      </w:pPr>
    </w:p>
    <w:p w14:paraId="1A4DB30B" w14:textId="77777777" w:rsidR="007C3FD1" w:rsidRDefault="007C3FD1" w:rsidP="007C3FD1">
      <w:pPr>
        <w:spacing w:after="0" w:line="480" w:lineRule="auto"/>
        <w:rPr>
          <w:rFonts w:ascii="Times New Roman" w:eastAsia="Times New Roman" w:hAnsi="Times New Roman" w:cs="Times New Roman"/>
          <w:b/>
          <w:sz w:val="24"/>
          <w:szCs w:val="24"/>
        </w:rPr>
      </w:pPr>
    </w:p>
    <w:p w14:paraId="31DA6305" w14:textId="77777777" w:rsidR="007C3FD1" w:rsidRDefault="007C3FD1" w:rsidP="007C3FD1">
      <w:pPr>
        <w:spacing w:after="0" w:line="480" w:lineRule="auto"/>
        <w:rPr>
          <w:rFonts w:ascii="Times New Roman" w:eastAsia="Times New Roman" w:hAnsi="Times New Roman" w:cs="Times New Roman"/>
          <w:b/>
          <w:sz w:val="24"/>
          <w:szCs w:val="24"/>
        </w:rPr>
      </w:pPr>
      <w:r w:rsidRPr="002E1684">
        <w:rPr>
          <w:rFonts w:ascii="Times New Roman" w:eastAsia="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4A5C1038" wp14:editId="48E6FEBF">
                <wp:simplePos x="0" y="0"/>
                <wp:positionH relativeFrom="margin">
                  <wp:posOffset>1021715</wp:posOffset>
                </wp:positionH>
                <wp:positionV relativeFrom="paragraph">
                  <wp:posOffset>231775</wp:posOffset>
                </wp:positionV>
                <wp:extent cx="4067175" cy="491490"/>
                <wp:effectExtent l="0" t="0" r="9525" b="381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491490"/>
                        </a:xfrm>
                        <a:prstGeom prst="rect">
                          <a:avLst/>
                        </a:prstGeom>
                        <a:solidFill>
                          <a:srgbClr val="FFFFFF"/>
                        </a:solidFill>
                        <a:ln w="9525">
                          <a:noFill/>
                          <a:miter lim="800000"/>
                          <a:headEnd/>
                          <a:tailEnd/>
                        </a:ln>
                      </wps:spPr>
                      <wps:txbx>
                        <w:txbxContent>
                          <w:p w14:paraId="365CD6A3" w14:textId="77777777" w:rsidR="007C3FD1" w:rsidRPr="00945AA5" w:rsidRDefault="007C3FD1" w:rsidP="007C3FD1">
                            <w:pPr>
                              <w:rPr>
                                <w:rFonts w:ascii="Times New Roman" w:hAnsi="Times New Roman" w:cs="Times New Roman"/>
                                <w:sz w:val="24"/>
                              </w:rPr>
                            </w:pPr>
                            <w:r w:rsidRPr="00945AA5">
                              <w:rPr>
                                <w:rFonts w:ascii="Times New Roman" w:hAnsi="Times New Roman" w:cs="Times New Roman"/>
                                <w:b/>
                                <w:sz w:val="24"/>
                              </w:rPr>
                              <w:t xml:space="preserve">Figure 2. </w:t>
                            </w:r>
                            <w:r w:rsidRPr="00945AA5">
                              <w:rPr>
                                <w:rFonts w:ascii="Times New Roman" w:hAnsi="Times New Roman" w:cs="Times New Roman"/>
                                <w:sz w:val="24"/>
                              </w:rPr>
                              <w:t>The three regions used for analysis. From left to right: Mountains, Piedmont, and Coastal Plain.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5C1038" id="_x0000_s1027" type="#_x0000_t202" style="position:absolute;margin-left:80.45pt;margin-top:18.25pt;width:320.25pt;height:38.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" stroked="f">
                <v:textbox>
                  <w:txbxContent>
                    <w:p w14:paraId="365CD6A3" w14:textId="77777777" w:rsidR="007C3FD1" w:rsidRPr="00945AA5" w:rsidRDefault="007C3FD1" w:rsidP="007C3FD1">
                      <w:pPr>
                        <w:rPr>
                          <w:rFonts w:ascii="Times New Roman" w:hAnsi="Times New Roman" w:cs="Times New Roman"/>
                          <w:sz w:val="24"/>
                        </w:rPr>
                      </w:pPr>
                      <w:r w:rsidRPr="00945AA5">
                        <w:rPr>
                          <w:rFonts w:ascii="Times New Roman" w:hAnsi="Times New Roman" w:cs="Times New Roman"/>
                          <w:b/>
                          <w:sz w:val="24"/>
                        </w:rPr>
                        <w:t xml:space="preserve">Figure 2. </w:t>
                      </w:r>
                      <w:r w:rsidRPr="00945AA5">
                        <w:rPr>
                          <w:rFonts w:ascii="Times New Roman" w:hAnsi="Times New Roman" w:cs="Times New Roman"/>
                          <w:sz w:val="24"/>
                        </w:rPr>
                        <w:t>The three regions used for analysis. From left to right: Mountains, Piedmont, and Coastal Plain.</w:t>
                      </w:r>
                    </w:p>
                  </w:txbxContent>
                </v:textbox>
                <w10:wrap type="topAndBottom" anchorx="margin"/>
              </v:shape>
            </w:pict>
          </mc:Fallback>
        </mc:AlternateContent>
      </w:r>
    </w:p>
    <w:p w14:paraId="22158F3C" w14:textId="77777777" w:rsidR="007C3FD1" w:rsidRDefault="007C3FD1" w:rsidP="007C3FD1">
      <w:pPr>
        <w:spacing w:after="0" w:line="480" w:lineRule="auto"/>
        <w:rPr>
          <w:rFonts w:ascii="Times New Roman" w:eastAsia="Times New Roman" w:hAnsi="Times New Roman" w:cs="Times New Roman"/>
          <w:b/>
          <w:sz w:val="24"/>
          <w:szCs w:val="24"/>
        </w:rPr>
      </w:pPr>
    </w:p>
    <w:p w14:paraId="3024B129" w14:textId="77777777" w:rsidR="007C3FD1" w:rsidRDefault="007C3FD1" w:rsidP="007C3FD1">
      <w:pPr>
        <w:spacing w:after="0" w:line="480" w:lineRule="auto"/>
        <w:rPr>
          <w:rFonts w:ascii="Times New Roman" w:eastAsia="Times New Roman" w:hAnsi="Times New Roman" w:cs="Times New Roman"/>
          <w:b/>
          <w:sz w:val="24"/>
          <w:szCs w:val="24"/>
        </w:rPr>
      </w:pPr>
    </w:p>
    <w:p w14:paraId="0AAD4CDC" w14:textId="77777777" w:rsidR="007C3FD1" w:rsidRDefault="007C3FD1" w:rsidP="007C3FD1">
      <w:pPr>
        <w:spacing w:after="0" w:line="480" w:lineRule="auto"/>
        <w:rPr>
          <w:rFonts w:ascii="Times New Roman" w:eastAsia="Times New Roman" w:hAnsi="Times New Roman" w:cs="Times New Roman"/>
          <w:b/>
          <w:sz w:val="24"/>
          <w:szCs w:val="24"/>
        </w:rPr>
      </w:pPr>
    </w:p>
    <w:p w14:paraId="356A5B08" w14:textId="77777777" w:rsidR="007C3FD1" w:rsidRDefault="007C3FD1" w:rsidP="007C3FD1">
      <w:pPr>
        <w:spacing w:after="0" w:line="480" w:lineRule="auto"/>
        <w:rPr>
          <w:rFonts w:ascii="Times New Roman" w:eastAsia="Times New Roman" w:hAnsi="Times New Roman" w:cs="Times New Roman"/>
          <w:b/>
          <w:sz w:val="24"/>
          <w:szCs w:val="24"/>
        </w:rPr>
      </w:pPr>
    </w:p>
    <w:p w14:paraId="4C3303D8" w14:textId="77777777" w:rsidR="007C3FD1" w:rsidRPr="002F7012" w:rsidRDefault="007C3FD1" w:rsidP="007C3FD1">
      <w:pPr>
        <w:spacing w:after="0" w:line="48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t>(a)</w:t>
      </w:r>
    </w:p>
    <w:p w14:paraId="5C274950" w14:textId="77777777" w:rsidR="007C3FD1" w:rsidRDefault="007C3FD1" w:rsidP="007C3FD1">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0C7CD63" wp14:editId="6C1F2D4C">
            <wp:extent cx="3101134" cy="2029984"/>
            <wp:effectExtent l="0" t="0" r="4445" b="889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07702" cy="2034283"/>
                    </a:xfrm>
                    <a:prstGeom prst="rect">
                      <a:avLst/>
                    </a:prstGeom>
                  </pic:spPr>
                </pic:pic>
              </a:graphicData>
            </a:graphic>
          </wp:inline>
        </w:drawing>
      </w:r>
    </w:p>
    <w:p w14:paraId="6A3465B7" w14:textId="77777777" w:rsidR="007C3FD1" w:rsidRDefault="007C3FD1" w:rsidP="007C3FD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(b)</w:t>
      </w:r>
    </w:p>
    <w:p w14:paraId="772F0DA5" w14:textId="77777777" w:rsidR="007C3FD1" w:rsidRDefault="007C3FD1" w:rsidP="007C3FD1">
      <w:pPr>
        <w:spacing w:after="0" w:line="480" w:lineRule="auto"/>
        <w:jc w:val="center"/>
        <w:rPr>
          <w:rFonts w:ascii="Times New Roman" w:eastAsia="Times New Roman" w:hAnsi="Times New Roman" w:cs="Times New Roman"/>
          <w:noProof/>
          <w:sz w:val="24"/>
          <w:szCs w:val="24"/>
        </w:rPr>
      </w:pPr>
      <w:r w:rsidRPr="00B616F0">
        <w:rPr>
          <w:noProof/>
          <w:color w:val="000000"/>
          <w:shd w:val="clear" w:color="auto" w:fill="FFFFFF"/>
        </w:rPr>
        <mc:AlternateContent>
          <mc:Choice Requires="wps">
            <w:drawing>
              <wp:anchor distT="0" distB="0" distL="114300" distR="114300" simplePos="0" relativeHeight="251659264" behindDoc="0" locked="0" layoutInCell="1" allowOverlap="1" wp14:anchorId="0319B0C1" wp14:editId="0B9E7E36">
                <wp:simplePos x="0" y="0"/>
                <wp:positionH relativeFrom="margin">
                  <wp:posOffset>590550</wp:posOffset>
                </wp:positionH>
                <wp:positionV relativeFrom="paragraph">
                  <wp:posOffset>2406650</wp:posOffset>
                </wp:positionV>
                <wp:extent cx="4745355" cy="1530350"/>
                <wp:effectExtent l="0" t="0" r="17145" b="1270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1530350"/>
                        </a:xfrm>
                        <a:prstGeom prst="rect">
                          <a:avLst/>
                        </a:prstGeom>
                        <a:solidFill>
                          <a:srgbClr val="FFFFFF"/>
                        </a:solidFill>
                        <a:ln w="9525">
                          <a:solidFill>
                            <a:schemeClr val="bg1"/>
                          </a:solidFill>
                          <a:miter lim="800000"/>
                          <a:headEnd/>
                          <a:tailEnd/>
                        </a:ln>
                      </wps:spPr>
                      <wps:txbx>
                        <w:txbxContent>
                          <w:p w14:paraId="643C2DCA" w14:textId="77777777" w:rsidR="007C3FD1" w:rsidRPr="0047074C" w:rsidRDefault="007C3FD1" w:rsidP="007C3FD1">
                            <w:pPr>
                              <w:jc w:val="both"/>
                              <w:rPr>
                                <w:rFonts w:ascii="Times New Roman" w:hAnsi="Times New Roman" w:cs="Times New Roman"/>
                                <w:sz w:val="24"/>
                              </w:rPr>
                            </w:pPr>
                            <w:r w:rsidRPr="0047074C">
                              <w:rPr>
                                <w:rFonts w:ascii="Times New Roman" w:hAnsi="Times New Roman" w:cs="Times New Roman"/>
                                <w:b/>
                                <w:sz w:val="24"/>
                              </w:rPr>
                              <w:t xml:space="preserve">Figure 3. </w:t>
                            </w:r>
                            <w:r w:rsidRPr="0047074C">
                              <w:rPr>
                                <w:rFonts w:ascii="Times New Roman" w:hAnsi="Times New Roman" w:cs="Times New Roman"/>
                                <w:sz w:val="24"/>
                              </w:rPr>
                              <w:t xml:space="preserve">Histograms of the distribution of </w:t>
                            </w:r>
                            <w:r>
                              <w:rPr>
                                <w:rFonts w:ascii="Times New Roman" w:hAnsi="Times New Roman" w:cs="Times New Roman"/>
                                <w:sz w:val="24"/>
                              </w:rPr>
                              <w:t xml:space="preserve">values of the slopes for all 56 </w:t>
                            </w:r>
                            <w:r w:rsidRPr="0047074C">
                              <w:rPr>
                                <w:rFonts w:ascii="Times New Roman" w:hAnsi="Times New Roman" w:cs="Times New Roman"/>
                                <w:sz w:val="24"/>
                              </w:rPr>
                              <w:t>species in a linear regression analysis</w:t>
                            </w:r>
                            <w:r>
                              <w:rPr>
                                <w:rFonts w:ascii="Times New Roman" w:hAnsi="Times New Roman" w:cs="Times New Roman"/>
                                <w:sz w:val="24"/>
                              </w:rPr>
                              <w:t>. R</w:t>
                            </w:r>
                            <w:r w:rsidRPr="0047074C">
                              <w:rPr>
                                <w:rFonts w:ascii="Times New Roman" w:hAnsi="Times New Roman" w:cs="Times New Roman"/>
                                <w:sz w:val="24"/>
                              </w:rPr>
                              <w:t>ed vertical lines indicate the average slope. (a) Distribution of slope values for early flight</w:t>
                            </w:r>
                            <w:r>
                              <w:rPr>
                                <w:rFonts w:ascii="Times New Roman" w:hAnsi="Times New Roman" w:cs="Times New Roman"/>
                                <w:sz w:val="24"/>
                              </w:rPr>
                              <w:t xml:space="preserve"> date vs. year. </w:t>
                            </w:r>
                            <w:r w:rsidRPr="0047074C">
                              <w:rPr>
                                <w:rFonts w:ascii="Times New Roman" w:hAnsi="Times New Roman" w:cs="Times New Roman"/>
                                <w:sz w:val="24"/>
                              </w:rPr>
                              <w:t>The ave</w:t>
                            </w:r>
                            <w:r>
                              <w:rPr>
                                <w:rFonts w:ascii="Times New Roman" w:hAnsi="Times New Roman" w:cs="Times New Roman"/>
                                <w:sz w:val="24"/>
                              </w:rPr>
                              <w:t xml:space="preserve">rage slope is an advance of 0.51 </w:t>
                            </w:r>
                            <w:r w:rsidRPr="0047074C">
                              <w:rPr>
                                <w:rFonts w:ascii="Times New Roman" w:hAnsi="Times New Roman" w:cs="Times New Roman"/>
                                <w:sz w:val="24"/>
                              </w:rPr>
                              <w:t>days for every one year. (b) Distribution of slope values for early flight date vs.</w:t>
                            </w:r>
                            <w:r>
                              <w:rPr>
                                <w:rFonts w:ascii="Times New Roman" w:hAnsi="Times New Roman" w:cs="Times New Roman"/>
                                <w:sz w:val="24"/>
                              </w:rPr>
                              <w:t xml:space="preserve"> temperature</w:t>
                            </w:r>
                            <w:r w:rsidRPr="0047074C">
                              <w:rPr>
                                <w:rFonts w:ascii="Times New Roman" w:hAnsi="Times New Roman" w:cs="Times New Roman"/>
                                <w:sz w:val="24"/>
                              </w:rPr>
                              <w:t>. The ave</w:t>
                            </w:r>
                            <w:r>
                              <w:rPr>
                                <w:rFonts w:ascii="Times New Roman" w:hAnsi="Times New Roman" w:cs="Times New Roman"/>
                                <w:sz w:val="24"/>
                              </w:rPr>
                              <w:t>rage slope is an advance of 1.62</w:t>
                            </w:r>
                            <w:r w:rsidRPr="0047074C">
                              <w:rPr>
                                <w:rFonts w:ascii="Times New Roman" w:hAnsi="Times New Roman" w:cs="Times New Roman"/>
                                <w:sz w:val="24"/>
                              </w:rPr>
                              <w:t xml:space="preserve"> days for every 1°C rise in temperature.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319B0C1" id="_x0000_s1028" type="#_x0000_t202" style="position:absolute;left:0;text-align:left;margin-left:46.5pt;margin-top:189.5pt;width:373.65pt;height:12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" strokecolor="white [3212]">
                <v:textbox>
                  <w:txbxContent>
                    <w:p w14:paraId="643C2DCA" w14:textId="77777777" w:rsidR="007C3FD1" w:rsidRPr="0047074C" w:rsidRDefault="007C3FD1" w:rsidP="007C3FD1">
                      <w:pPr>
                        <w:jc w:val="both"/>
                        <w:rPr>
                          <w:rFonts w:ascii="Times New Roman" w:hAnsi="Times New Roman" w:cs="Times New Roman"/>
                          <w:sz w:val="24"/>
                        </w:rPr>
                      </w:pPr>
                      <w:r w:rsidRPr="0047074C">
                        <w:rPr>
                          <w:rFonts w:ascii="Times New Roman" w:hAnsi="Times New Roman" w:cs="Times New Roman"/>
                          <w:b/>
                          <w:sz w:val="24"/>
                        </w:rPr>
                        <w:t xml:space="preserve">Figure 3. </w:t>
                      </w:r>
                      <w:r w:rsidRPr="0047074C">
                        <w:rPr>
                          <w:rFonts w:ascii="Times New Roman" w:hAnsi="Times New Roman" w:cs="Times New Roman"/>
                          <w:sz w:val="24"/>
                        </w:rPr>
                        <w:t xml:space="preserve">Histograms of the distribution of </w:t>
                      </w:r>
                      <w:r>
                        <w:rPr>
                          <w:rFonts w:ascii="Times New Roman" w:hAnsi="Times New Roman" w:cs="Times New Roman"/>
                          <w:sz w:val="24"/>
                        </w:rPr>
                        <w:t xml:space="preserve">values of the slopes for all 56 </w:t>
                      </w:r>
                      <w:r w:rsidRPr="0047074C">
                        <w:rPr>
                          <w:rFonts w:ascii="Times New Roman" w:hAnsi="Times New Roman" w:cs="Times New Roman"/>
                          <w:sz w:val="24"/>
                        </w:rPr>
                        <w:t>species in a linear regression analysis</w:t>
                      </w:r>
                      <w:r>
                        <w:rPr>
                          <w:rFonts w:ascii="Times New Roman" w:hAnsi="Times New Roman" w:cs="Times New Roman"/>
                          <w:sz w:val="24"/>
                        </w:rPr>
                        <w:t>. R</w:t>
                      </w:r>
                      <w:r w:rsidRPr="0047074C">
                        <w:rPr>
                          <w:rFonts w:ascii="Times New Roman" w:hAnsi="Times New Roman" w:cs="Times New Roman"/>
                          <w:sz w:val="24"/>
                        </w:rPr>
                        <w:t>ed vertical lines indicate the average slope. (a) Distribution of slope values for early flight</w:t>
                      </w:r>
                      <w:r>
                        <w:rPr>
                          <w:rFonts w:ascii="Times New Roman" w:hAnsi="Times New Roman" w:cs="Times New Roman"/>
                          <w:sz w:val="24"/>
                        </w:rPr>
                        <w:t xml:space="preserve"> date vs. year. </w:t>
                      </w:r>
                      <w:r w:rsidRPr="0047074C">
                        <w:rPr>
                          <w:rFonts w:ascii="Times New Roman" w:hAnsi="Times New Roman" w:cs="Times New Roman"/>
                          <w:sz w:val="24"/>
                        </w:rPr>
                        <w:t>The ave</w:t>
                      </w:r>
                      <w:r>
                        <w:rPr>
                          <w:rFonts w:ascii="Times New Roman" w:hAnsi="Times New Roman" w:cs="Times New Roman"/>
                          <w:sz w:val="24"/>
                        </w:rPr>
                        <w:t xml:space="preserve">rage slope is an advance of 0.51 </w:t>
                      </w:r>
                      <w:r w:rsidRPr="0047074C">
                        <w:rPr>
                          <w:rFonts w:ascii="Times New Roman" w:hAnsi="Times New Roman" w:cs="Times New Roman"/>
                          <w:sz w:val="24"/>
                        </w:rPr>
                        <w:t>days for every one year. (b) Distribution of slope values for early flight date vs.</w:t>
                      </w:r>
                      <w:r>
                        <w:rPr>
                          <w:rFonts w:ascii="Times New Roman" w:hAnsi="Times New Roman" w:cs="Times New Roman"/>
                          <w:sz w:val="24"/>
                        </w:rPr>
                        <w:t xml:space="preserve"> temperature</w:t>
                      </w:r>
                      <w:r w:rsidRPr="0047074C">
                        <w:rPr>
                          <w:rFonts w:ascii="Times New Roman" w:hAnsi="Times New Roman" w:cs="Times New Roman"/>
                          <w:sz w:val="24"/>
                        </w:rPr>
                        <w:t>. The ave</w:t>
                      </w:r>
                      <w:r>
                        <w:rPr>
                          <w:rFonts w:ascii="Times New Roman" w:hAnsi="Times New Roman" w:cs="Times New Roman"/>
                          <w:sz w:val="24"/>
                        </w:rPr>
                        <w:t>rage slope is an advance of 1.62</w:t>
                      </w:r>
                      <w:r w:rsidRPr="0047074C">
                        <w:rPr>
                          <w:rFonts w:ascii="Times New Roman" w:hAnsi="Times New Roman" w:cs="Times New Roman"/>
                          <w:sz w:val="24"/>
                        </w:rPr>
                        <w:t xml:space="preserve"> days for every 1°C rise in temperature.</w:t>
                      </w:r>
                    </w:p>
                  </w:txbxContent>
                </v:textbox>
                <w10:wrap type="topAndBottom" anchorx="margin"/>
              </v:shape>
            </w:pict>
          </mc:Fallback>
        </mc:AlternateContent>
      </w:r>
      <w:r>
        <w:rPr>
          <w:rFonts w:ascii="Times New Roman" w:eastAsia="Times New Roman" w:hAnsi="Times New Roman" w:cs="Times New Roman"/>
          <w:noProof/>
          <w:sz w:val="24"/>
          <w:szCs w:val="24"/>
        </w:rPr>
        <w:drawing>
          <wp:inline distT="0" distB="0" distL="0" distR="0" wp14:anchorId="5A5C8388" wp14:editId="2A2EE5CB">
            <wp:extent cx="3154658" cy="2065020"/>
            <wp:effectExtent l="0" t="0" r="8255"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73698" cy="2077483"/>
                    </a:xfrm>
                    <a:prstGeom prst="rect">
                      <a:avLst/>
                    </a:prstGeom>
                  </pic:spPr>
                </pic:pic>
              </a:graphicData>
            </a:graphic>
          </wp:inline>
        </w:drawing>
      </w:r>
    </w:p>
    <w:p w14:paraId="2A34FD4F" w14:textId="77777777" w:rsidR="007C3FD1" w:rsidRDefault="007C3FD1"/>
    <w:sectPr w:rsidR="007C3FD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hamon21@gmail.com" w:date="2017-09-07T14:34:00Z" w:initials="l">
    <w:p w14:paraId="60A7C83D" w14:textId="77777777" w:rsidR="00EB3DC0" w:rsidRDefault="00EB3DC0" w:rsidP="00EB3DC0">
      <w:pPr>
        <w:pStyle w:val="CommentText"/>
      </w:pPr>
      <w:r>
        <w:rPr>
          <w:rStyle w:val="CommentReference"/>
        </w:rPr>
        <w:annotationRef/>
      </w:r>
      <w:r>
        <w:t>Pick a uniform term for early flight date- perhaps use “observation date” instead</w:t>
      </w:r>
    </w:p>
  </w:comment>
  <w:comment w:id="1" w:author="lhamon21@gmail.com" w:date="2017-09-07T14:17:00Z" w:initials="l">
    <w:p w14:paraId="1FB9BA28" w14:textId="77777777" w:rsidR="00EB3DC0" w:rsidRDefault="00EB3DC0" w:rsidP="00EB3DC0">
      <w:pPr>
        <w:pStyle w:val="CommentText"/>
      </w:pPr>
      <w:r>
        <w:rPr>
          <w:rStyle w:val="CommentReference"/>
        </w:rPr>
        <w:annotationRef/>
      </w:r>
      <w:r>
        <w:t>Include more recent citations</w:t>
      </w:r>
    </w:p>
  </w:comment>
  <w:comment w:id="2" w:author="lhamon21@gmail.com" w:date="2017-09-07T14:16:00Z" w:initials="l">
    <w:p w14:paraId="33275CE2" w14:textId="77777777" w:rsidR="00EB3DC0" w:rsidRDefault="00EB3DC0" w:rsidP="00EB3DC0">
      <w:pPr>
        <w:pStyle w:val="CommentText"/>
      </w:pPr>
      <w:r>
        <w:rPr>
          <w:rStyle w:val="CommentReference"/>
        </w:rPr>
        <w:annotationRef/>
      </w:r>
      <w:r>
        <w:t>Move this earlier, include other regions where maybe the upward trend has not been as significant</w:t>
      </w:r>
    </w:p>
  </w:comment>
  <w:comment w:id="6" w:author="lhamon21@gmail.com" w:date="2017-09-07T14:19:00Z" w:initials="l">
    <w:p w14:paraId="08232777" w14:textId="77777777" w:rsidR="00EB3DC0" w:rsidRDefault="00EB3DC0" w:rsidP="00EB3DC0">
      <w:pPr>
        <w:pStyle w:val="CommentText"/>
      </w:pPr>
      <w:r>
        <w:rPr>
          <w:rStyle w:val="CommentReference"/>
        </w:rPr>
        <w:annotationRef/>
      </w:r>
      <w:r>
        <w:t>Make sure you don’t contradict yourself as far as warming trend/cooling trend</w:t>
      </w:r>
    </w:p>
  </w:comment>
  <w:comment w:id="7" w:author="lhamon21@gmail.com" w:date="2022-06-19T23:34:00Z" w:initials="l">
    <w:p w14:paraId="237C820C" w14:textId="77777777" w:rsidR="00422328" w:rsidRDefault="00422328" w:rsidP="00411D08">
      <w:pPr>
        <w:pStyle w:val="CommentText"/>
      </w:pPr>
      <w:r>
        <w:rPr>
          <w:rStyle w:val="CommentReference"/>
        </w:rPr>
        <w:annotationRef/>
      </w:r>
      <w:r>
        <w:t>Rationale for fixed window?</w:t>
      </w:r>
    </w:p>
  </w:comment>
  <w:comment w:id="8" w:author="lhamon21@gmail.com" w:date="2022-06-20T10:10:00Z" w:initials="l">
    <w:p w14:paraId="01D14D24" w14:textId="77777777" w:rsidR="00CA1250" w:rsidRDefault="00CA1250" w:rsidP="00870D42">
      <w:pPr>
        <w:pStyle w:val="CommentText"/>
      </w:pPr>
      <w:r>
        <w:rPr>
          <w:rStyle w:val="CommentReference"/>
        </w:rPr>
        <w:annotationRef/>
      </w:r>
      <w:r>
        <w:t>Rationalising model selection</w:t>
      </w:r>
    </w:p>
  </w:comment>
  <w:comment w:id="9" w:author="lhamon21@gmail.com" w:date="2017-09-07T14:39:00Z" w:initials="l">
    <w:p w14:paraId="74E74D3B" w14:textId="55890E8E" w:rsidR="007C3FD1" w:rsidRDefault="007C3FD1" w:rsidP="007C3FD1">
      <w:pPr>
        <w:pStyle w:val="CommentText"/>
      </w:pPr>
      <w:r>
        <w:rPr>
          <w:rStyle w:val="CommentReference"/>
        </w:rPr>
        <w:annotationRef/>
      </w:r>
      <w:r>
        <w:t>Report non-significant results</w:t>
      </w:r>
    </w:p>
  </w:comment>
  <w:comment w:id="10" w:author="lhamon21@gmail.com" w:date="2017-09-07T14:19:00Z" w:initials="l">
    <w:p w14:paraId="688AD162" w14:textId="77777777" w:rsidR="007C3FD1" w:rsidRDefault="007C3FD1" w:rsidP="007C3FD1">
      <w:pPr>
        <w:pStyle w:val="CommentText"/>
      </w:pPr>
      <w:r>
        <w:rPr>
          <w:rStyle w:val="CommentReference"/>
        </w:rPr>
        <w:annotationRef/>
      </w:r>
      <w:r>
        <w:t>Include more specific data, and then more specifically how butterfly will react to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A7C83D" w15:done="0"/>
  <w15:commentEx w15:paraId="1FB9BA28" w15:done="0"/>
  <w15:commentEx w15:paraId="33275CE2" w15:done="0"/>
  <w15:commentEx w15:paraId="08232777" w15:done="0"/>
  <w15:commentEx w15:paraId="237C820C" w15:done="0"/>
  <w15:commentEx w15:paraId="01D14D24" w15:done="0"/>
  <w15:commentEx w15:paraId="74E74D3B" w15:done="0"/>
  <w15:commentEx w15:paraId="688AD1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A1FCE" w16cex:dateUtc="2017-09-07T18:34:00Z"/>
  <w16cex:commentExtensible w16cex:durableId="265A1FCD" w16cex:dateUtc="2017-09-07T18:17:00Z"/>
  <w16cex:commentExtensible w16cex:durableId="265A1FCC" w16cex:dateUtc="2017-09-07T18:16:00Z"/>
  <w16cex:commentExtensible w16cex:durableId="265A1FCB" w16cex:dateUtc="2017-09-07T18:19:00Z"/>
  <w16cex:commentExtensible w16cex:durableId="265A30FA" w16cex:dateUtc="2022-06-20T03:34:00Z"/>
  <w16cex:commentExtensible w16cex:durableId="265AC5FD" w16cex:dateUtc="2022-06-20T14:10:00Z"/>
  <w16cex:commentExtensible w16cex:durableId="25E5E6A2" w16cex:dateUtc="2017-09-07T18:39:00Z"/>
  <w16cex:commentExtensible w16cex:durableId="25E5E6A3" w16cex:dateUtc="2017-09-07T18: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A7C83D" w16cid:durableId="265A1FCE"/>
  <w16cid:commentId w16cid:paraId="1FB9BA28" w16cid:durableId="265A1FCD"/>
  <w16cid:commentId w16cid:paraId="33275CE2" w16cid:durableId="265A1FCC"/>
  <w16cid:commentId w16cid:paraId="08232777" w16cid:durableId="265A1FCB"/>
  <w16cid:commentId w16cid:paraId="237C820C" w16cid:durableId="265A30FA"/>
  <w16cid:commentId w16cid:paraId="01D14D24" w16cid:durableId="265AC5FD"/>
  <w16cid:commentId w16cid:paraId="74E74D3B" w16cid:durableId="25E5E6A2"/>
  <w16cid:commentId w16cid:paraId="688AD162" w16cid:durableId="25E5E6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7537E"/>
    <w:multiLevelType w:val="hybridMultilevel"/>
    <w:tmpl w:val="E42025D6"/>
    <w:lvl w:ilvl="0" w:tplc="979601B6">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47235C51"/>
    <w:multiLevelType w:val="hybridMultilevel"/>
    <w:tmpl w:val="E76A4D1A"/>
    <w:lvl w:ilvl="0" w:tplc="1E9E14B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C4106D"/>
    <w:multiLevelType w:val="hybridMultilevel"/>
    <w:tmpl w:val="D3585336"/>
    <w:lvl w:ilvl="0" w:tplc="C01C7298">
      <w:start w:val="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0513720">
    <w:abstractNumId w:val="0"/>
  </w:num>
  <w:num w:numId="2" w16cid:durableId="1460881746">
    <w:abstractNumId w:val="1"/>
  </w:num>
  <w:num w:numId="3" w16cid:durableId="9201799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hamon21@gmail.com">
    <w15:presenceInfo w15:providerId="Windows Live" w15:userId="9862943b4582d2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FD1"/>
    <w:rsid w:val="00023973"/>
    <w:rsid w:val="000367EF"/>
    <w:rsid w:val="000744A5"/>
    <w:rsid w:val="00083D5E"/>
    <w:rsid w:val="000A2754"/>
    <w:rsid w:val="000A49F8"/>
    <w:rsid w:val="000B7319"/>
    <w:rsid w:val="000D4259"/>
    <w:rsid w:val="000D6113"/>
    <w:rsid w:val="000F17D6"/>
    <w:rsid w:val="000F5518"/>
    <w:rsid w:val="000F67D6"/>
    <w:rsid w:val="000F704D"/>
    <w:rsid w:val="00100354"/>
    <w:rsid w:val="00101299"/>
    <w:rsid w:val="00115119"/>
    <w:rsid w:val="001174DF"/>
    <w:rsid w:val="00131EC6"/>
    <w:rsid w:val="00137254"/>
    <w:rsid w:val="0014102F"/>
    <w:rsid w:val="00155458"/>
    <w:rsid w:val="001762A3"/>
    <w:rsid w:val="001A3A64"/>
    <w:rsid w:val="001B7AE8"/>
    <w:rsid w:val="001C7EE9"/>
    <w:rsid w:val="001D6E98"/>
    <w:rsid w:val="001F71A7"/>
    <w:rsid w:val="002037F2"/>
    <w:rsid w:val="002230DA"/>
    <w:rsid w:val="00224F68"/>
    <w:rsid w:val="00241A90"/>
    <w:rsid w:val="00241C68"/>
    <w:rsid w:val="00243DEC"/>
    <w:rsid w:val="0025543B"/>
    <w:rsid w:val="0027488A"/>
    <w:rsid w:val="00282139"/>
    <w:rsid w:val="0028316B"/>
    <w:rsid w:val="002C48FE"/>
    <w:rsid w:val="002D4C38"/>
    <w:rsid w:val="002D781D"/>
    <w:rsid w:val="002E2EED"/>
    <w:rsid w:val="003048B9"/>
    <w:rsid w:val="00305D58"/>
    <w:rsid w:val="00335974"/>
    <w:rsid w:val="00342142"/>
    <w:rsid w:val="00353D90"/>
    <w:rsid w:val="003727DF"/>
    <w:rsid w:val="00386B01"/>
    <w:rsid w:val="00387F6C"/>
    <w:rsid w:val="003966E9"/>
    <w:rsid w:val="003C6E32"/>
    <w:rsid w:val="003D56BC"/>
    <w:rsid w:val="003E011F"/>
    <w:rsid w:val="003E251A"/>
    <w:rsid w:val="00410019"/>
    <w:rsid w:val="00420EB1"/>
    <w:rsid w:val="00421929"/>
    <w:rsid w:val="00422328"/>
    <w:rsid w:val="0043677C"/>
    <w:rsid w:val="004472C4"/>
    <w:rsid w:val="0045062C"/>
    <w:rsid w:val="0045760D"/>
    <w:rsid w:val="00460BC7"/>
    <w:rsid w:val="00464ADF"/>
    <w:rsid w:val="00481FED"/>
    <w:rsid w:val="00482600"/>
    <w:rsid w:val="004A140C"/>
    <w:rsid w:val="004A3A0B"/>
    <w:rsid w:val="004A3C6A"/>
    <w:rsid w:val="004A6F10"/>
    <w:rsid w:val="004B2A36"/>
    <w:rsid w:val="004B601C"/>
    <w:rsid w:val="004D30AC"/>
    <w:rsid w:val="004D3FF7"/>
    <w:rsid w:val="004E493A"/>
    <w:rsid w:val="004F1A27"/>
    <w:rsid w:val="004F7F2F"/>
    <w:rsid w:val="005009D8"/>
    <w:rsid w:val="00500E06"/>
    <w:rsid w:val="00540046"/>
    <w:rsid w:val="00544CDB"/>
    <w:rsid w:val="00557CAA"/>
    <w:rsid w:val="00583CC1"/>
    <w:rsid w:val="00594D78"/>
    <w:rsid w:val="00596F94"/>
    <w:rsid w:val="00597401"/>
    <w:rsid w:val="005A63B0"/>
    <w:rsid w:val="005B6416"/>
    <w:rsid w:val="005C161F"/>
    <w:rsid w:val="005C4F8F"/>
    <w:rsid w:val="005E24EF"/>
    <w:rsid w:val="005F3C0F"/>
    <w:rsid w:val="00631612"/>
    <w:rsid w:val="0066101F"/>
    <w:rsid w:val="0066288A"/>
    <w:rsid w:val="00666EEA"/>
    <w:rsid w:val="0068790E"/>
    <w:rsid w:val="006C4E13"/>
    <w:rsid w:val="00713094"/>
    <w:rsid w:val="00725139"/>
    <w:rsid w:val="00737ECC"/>
    <w:rsid w:val="007400C2"/>
    <w:rsid w:val="00762BD2"/>
    <w:rsid w:val="00765FE0"/>
    <w:rsid w:val="00767693"/>
    <w:rsid w:val="007866AF"/>
    <w:rsid w:val="00790536"/>
    <w:rsid w:val="00792A8D"/>
    <w:rsid w:val="007A3560"/>
    <w:rsid w:val="007B3910"/>
    <w:rsid w:val="007C2E4D"/>
    <w:rsid w:val="007C3FD1"/>
    <w:rsid w:val="007D11D1"/>
    <w:rsid w:val="007D5885"/>
    <w:rsid w:val="0082418B"/>
    <w:rsid w:val="00826CC7"/>
    <w:rsid w:val="00834D35"/>
    <w:rsid w:val="00850490"/>
    <w:rsid w:val="00857756"/>
    <w:rsid w:val="00881A58"/>
    <w:rsid w:val="008A5E0D"/>
    <w:rsid w:val="008B0F37"/>
    <w:rsid w:val="008B3169"/>
    <w:rsid w:val="008B32D8"/>
    <w:rsid w:val="008B7281"/>
    <w:rsid w:val="00904798"/>
    <w:rsid w:val="00932A2B"/>
    <w:rsid w:val="00933179"/>
    <w:rsid w:val="00965749"/>
    <w:rsid w:val="009714BD"/>
    <w:rsid w:val="0097426E"/>
    <w:rsid w:val="00981504"/>
    <w:rsid w:val="00994A7F"/>
    <w:rsid w:val="009A4043"/>
    <w:rsid w:val="009B541D"/>
    <w:rsid w:val="009B5D29"/>
    <w:rsid w:val="009D1C87"/>
    <w:rsid w:val="009F5283"/>
    <w:rsid w:val="00A001D5"/>
    <w:rsid w:val="00A30950"/>
    <w:rsid w:val="00A350F8"/>
    <w:rsid w:val="00A861C2"/>
    <w:rsid w:val="00A9388C"/>
    <w:rsid w:val="00AA115C"/>
    <w:rsid w:val="00AA3472"/>
    <w:rsid w:val="00AE56AF"/>
    <w:rsid w:val="00AE6489"/>
    <w:rsid w:val="00AF7739"/>
    <w:rsid w:val="00B11110"/>
    <w:rsid w:val="00B22BA7"/>
    <w:rsid w:val="00B52056"/>
    <w:rsid w:val="00B851A7"/>
    <w:rsid w:val="00B86295"/>
    <w:rsid w:val="00B86A75"/>
    <w:rsid w:val="00B94D01"/>
    <w:rsid w:val="00B967C2"/>
    <w:rsid w:val="00BA42FC"/>
    <w:rsid w:val="00BA753C"/>
    <w:rsid w:val="00BC3562"/>
    <w:rsid w:val="00BC7DD7"/>
    <w:rsid w:val="00BD1CE0"/>
    <w:rsid w:val="00BD5945"/>
    <w:rsid w:val="00BE421C"/>
    <w:rsid w:val="00BE6F07"/>
    <w:rsid w:val="00C02347"/>
    <w:rsid w:val="00C03560"/>
    <w:rsid w:val="00C13250"/>
    <w:rsid w:val="00C15422"/>
    <w:rsid w:val="00C352E4"/>
    <w:rsid w:val="00C40D09"/>
    <w:rsid w:val="00C43DE8"/>
    <w:rsid w:val="00C55F98"/>
    <w:rsid w:val="00C61172"/>
    <w:rsid w:val="00C74066"/>
    <w:rsid w:val="00C92772"/>
    <w:rsid w:val="00CA1250"/>
    <w:rsid w:val="00CB3C9D"/>
    <w:rsid w:val="00CC175B"/>
    <w:rsid w:val="00CC7400"/>
    <w:rsid w:val="00CC7C24"/>
    <w:rsid w:val="00CD461C"/>
    <w:rsid w:val="00CE1282"/>
    <w:rsid w:val="00CE5BC3"/>
    <w:rsid w:val="00D15555"/>
    <w:rsid w:val="00D16130"/>
    <w:rsid w:val="00D3014C"/>
    <w:rsid w:val="00D33605"/>
    <w:rsid w:val="00D53137"/>
    <w:rsid w:val="00D543F3"/>
    <w:rsid w:val="00D6236A"/>
    <w:rsid w:val="00D84025"/>
    <w:rsid w:val="00D859E1"/>
    <w:rsid w:val="00DB02A9"/>
    <w:rsid w:val="00DD0B9A"/>
    <w:rsid w:val="00DE7902"/>
    <w:rsid w:val="00E06F96"/>
    <w:rsid w:val="00E204F0"/>
    <w:rsid w:val="00E27A8B"/>
    <w:rsid w:val="00E33073"/>
    <w:rsid w:val="00E40D29"/>
    <w:rsid w:val="00E51102"/>
    <w:rsid w:val="00E74A86"/>
    <w:rsid w:val="00E95C6A"/>
    <w:rsid w:val="00EB3DC0"/>
    <w:rsid w:val="00EC01E9"/>
    <w:rsid w:val="00ED1CBF"/>
    <w:rsid w:val="00ED4723"/>
    <w:rsid w:val="00EE3FF7"/>
    <w:rsid w:val="00F12C7C"/>
    <w:rsid w:val="00F14463"/>
    <w:rsid w:val="00F16DCA"/>
    <w:rsid w:val="00F217AC"/>
    <w:rsid w:val="00F22017"/>
    <w:rsid w:val="00F44485"/>
    <w:rsid w:val="00F55068"/>
    <w:rsid w:val="00F64CB8"/>
    <w:rsid w:val="00F67C46"/>
    <w:rsid w:val="00F71657"/>
    <w:rsid w:val="00F75730"/>
    <w:rsid w:val="00F869DD"/>
    <w:rsid w:val="00F87D32"/>
    <w:rsid w:val="00F918DB"/>
    <w:rsid w:val="00F96A16"/>
    <w:rsid w:val="00FC6CF0"/>
    <w:rsid w:val="00FF3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1ACC6"/>
  <w15:chartTrackingRefBased/>
  <w15:docId w15:val="{AF978782-7783-446F-A8A5-4D4623779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C3FD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FD1"/>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7C3F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C3FD1"/>
  </w:style>
  <w:style w:type="character" w:styleId="Hyperlink">
    <w:name w:val="Hyperlink"/>
    <w:basedOn w:val="DefaultParagraphFont"/>
    <w:uiPriority w:val="99"/>
    <w:unhideWhenUsed/>
    <w:rsid w:val="007C3FD1"/>
    <w:rPr>
      <w:color w:val="0000FF"/>
      <w:u w:val="single"/>
    </w:rPr>
  </w:style>
  <w:style w:type="paragraph" w:styleId="HTMLPreformatted">
    <w:name w:val="HTML Preformatted"/>
    <w:basedOn w:val="Normal"/>
    <w:link w:val="HTMLPreformattedChar"/>
    <w:uiPriority w:val="99"/>
    <w:unhideWhenUsed/>
    <w:rsid w:val="007C3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3FD1"/>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7C3FD1"/>
    <w:rPr>
      <w:sz w:val="16"/>
      <w:szCs w:val="16"/>
    </w:rPr>
  </w:style>
  <w:style w:type="paragraph" w:styleId="CommentText">
    <w:name w:val="annotation text"/>
    <w:basedOn w:val="Normal"/>
    <w:link w:val="CommentTextChar"/>
    <w:uiPriority w:val="99"/>
    <w:unhideWhenUsed/>
    <w:rsid w:val="007C3FD1"/>
    <w:pPr>
      <w:spacing w:line="240" w:lineRule="auto"/>
    </w:pPr>
    <w:rPr>
      <w:sz w:val="20"/>
      <w:szCs w:val="20"/>
    </w:rPr>
  </w:style>
  <w:style w:type="character" w:customStyle="1" w:styleId="CommentTextChar">
    <w:name w:val="Comment Text Char"/>
    <w:basedOn w:val="DefaultParagraphFont"/>
    <w:link w:val="CommentText"/>
    <w:uiPriority w:val="99"/>
    <w:rsid w:val="007C3FD1"/>
    <w:rPr>
      <w:sz w:val="20"/>
      <w:szCs w:val="20"/>
    </w:rPr>
  </w:style>
  <w:style w:type="character" w:customStyle="1" w:styleId="label">
    <w:name w:val="label"/>
    <w:basedOn w:val="DefaultParagraphFont"/>
    <w:rsid w:val="007C3FD1"/>
  </w:style>
  <w:style w:type="character" w:customStyle="1" w:styleId="article-headermeta-info-label">
    <w:name w:val="article-header__meta-info-label"/>
    <w:basedOn w:val="DefaultParagraphFont"/>
    <w:rsid w:val="007C3FD1"/>
  </w:style>
  <w:style w:type="character" w:customStyle="1" w:styleId="article-headermeta-info-data">
    <w:name w:val="article-header__meta-info-data"/>
    <w:basedOn w:val="DefaultParagraphFont"/>
    <w:rsid w:val="007C3FD1"/>
  </w:style>
  <w:style w:type="character" w:customStyle="1" w:styleId="doi">
    <w:name w:val="doi"/>
    <w:basedOn w:val="DefaultParagraphFont"/>
    <w:rsid w:val="007C3FD1"/>
  </w:style>
  <w:style w:type="paragraph" w:styleId="ListParagraph">
    <w:name w:val="List Paragraph"/>
    <w:basedOn w:val="Normal"/>
    <w:uiPriority w:val="34"/>
    <w:qFormat/>
    <w:rsid w:val="001762A3"/>
    <w:pPr>
      <w:ind w:left="720"/>
      <w:contextualSpacing/>
    </w:pPr>
  </w:style>
  <w:style w:type="table" w:styleId="TableGrid">
    <w:name w:val="Table Grid"/>
    <w:basedOn w:val="TableNormal"/>
    <w:uiPriority w:val="39"/>
    <w:rsid w:val="0098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D5945"/>
    <w:pPr>
      <w:spacing w:after="0" w:line="240" w:lineRule="auto"/>
    </w:pPr>
  </w:style>
  <w:style w:type="paragraph" w:styleId="CommentSubject">
    <w:name w:val="annotation subject"/>
    <w:basedOn w:val="CommentText"/>
    <w:next w:val="CommentText"/>
    <w:link w:val="CommentSubjectChar"/>
    <w:uiPriority w:val="99"/>
    <w:semiHidden/>
    <w:unhideWhenUsed/>
    <w:rsid w:val="00422328"/>
    <w:rPr>
      <w:b/>
      <w:bCs/>
    </w:rPr>
  </w:style>
  <w:style w:type="character" w:customStyle="1" w:styleId="CommentSubjectChar">
    <w:name w:val="Comment Subject Char"/>
    <w:basedOn w:val="CommentTextChar"/>
    <w:link w:val="CommentSubject"/>
    <w:uiPriority w:val="99"/>
    <w:semiHidden/>
    <w:rsid w:val="0042232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hyperlink" Target="https://CRAN.R-project.org/package=MuMIn" TargetMode="External"/><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image" Target="media/image7.jpe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hyperlink" Target="https://www.R-project.org/"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prox.lib.ncsu.edu/10.1086/286180" TargetMode="External"/><Relationship Id="rId20" Type="http://schemas.openxmlformats.org/officeDocument/2006/relationships/image" Target="media/image30.gif"/><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g"/><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hyperlink" Target="http://dpr.ncparks.gov/nbnc/PDFs/24th.pdf"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nca2014.globalchange.gov/report/regions/southeast" TargetMode="Externa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6029</TotalTime>
  <Pages>18</Pages>
  <Words>4091</Words>
  <Characters>23323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lhamon21@gmail.com</dc:creator>
  <cp:keywords/>
  <dc:description/>
  <cp:lastModifiedBy>lhamon21@gmail.com</cp:lastModifiedBy>
  <cp:revision>22</cp:revision>
  <dcterms:created xsi:type="dcterms:W3CDTF">2022-03-23T22:32:00Z</dcterms:created>
  <dcterms:modified xsi:type="dcterms:W3CDTF">2022-07-12T14:25:00Z</dcterms:modified>
</cp:coreProperties>
</file>